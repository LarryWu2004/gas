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6691" w14:textId="77777777" w:rsidR="005D53A6" w:rsidRDefault="00000000">
      <w:pPr>
        <w:pStyle w:val="affffffe"/>
      </w:pPr>
      <w:bookmarkStart w:id="0" w:name="SectionMark0"/>
      <w:r>
        <w:rPr>
          <w:noProof/>
        </w:rPr>
        <mc:AlternateContent>
          <mc:Choice Requires="wps">
            <w:drawing>
              <wp:anchor distT="0" distB="0" distL="114300" distR="114300" simplePos="0" relativeHeight="251668480" behindDoc="0" locked="1" layoutInCell="1" allowOverlap="1" wp14:anchorId="6E326186" wp14:editId="1DD4461F">
                <wp:simplePos x="0" y="0"/>
                <wp:positionH relativeFrom="margin">
                  <wp:posOffset>2673350</wp:posOffset>
                </wp:positionH>
                <wp:positionV relativeFrom="margin">
                  <wp:posOffset>107315</wp:posOffset>
                </wp:positionV>
                <wp:extent cx="3175000" cy="720090"/>
                <wp:effectExtent l="0" t="0" r="6350" b="3810"/>
                <wp:wrapNone/>
                <wp:docPr id="14" name="fmFram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720090"/>
                        </a:xfrm>
                        <a:prstGeom prst="rect">
                          <a:avLst/>
                        </a:prstGeom>
                        <a:solidFill>
                          <a:srgbClr val="FFFFFF"/>
                        </a:solidFill>
                        <a:ln>
                          <a:noFill/>
                        </a:ln>
                        <a:effectLst/>
                      </wps:spPr>
                      <wps:txbx>
                        <w:txbxContent>
                          <w:p w14:paraId="79E6229E" w14:textId="77777777" w:rsidR="005D53A6" w:rsidRDefault="00000000">
                            <w:pPr>
                              <w:pStyle w:val="affffffa"/>
                            </w:pPr>
                            <w:r>
                              <w:rPr>
                                <w:rFonts w:hint="eastAsia"/>
                              </w:rPr>
                              <w:t>CGAS</w:t>
                            </w:r>
                          </w:p>
                        </w:txbxContent>
                      </wps:txbx>
                      <wps:bodyPr rot="0" vert="horz" wrap="square" lIns="0" tIns="0" rIns="0" bIns="0" anchor="t" anchorCtr="0" upright="1">
                        <a:noAutofit/>
                      </wps:bodyPr>
                    </wps:wsp>
                  </a:graphicData>
                </a:graphic>
              </wp:anchor>
            </w:drawing>
          </mc:Choice>
          <mc:Fallback>
            <w:pict>
              <v:shapetype w14:anchorId="6E326186" id="_x0000_t202" coordsize="21600,21600" o:spt="202" path="m,l,21600r21600,l21600,xe">
                <v:stroke joinstyle="miter"/>
                <v:path gradientshapeok="t" o:connecttype="rect"/>
              </v:shapetype>
              <v:shape id="fmFrame8" o:spid="_x0000_s1026" type="#_x0000_t202" style="position:absolute;left:0;text-align:left;margin-left:210.5pt;margin-top:8.45pt;width:250pt;height:56.7pt;z-index:25166848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" stroked="f">
                <v:textbox inset="0,0,0,0">
                  <w:txbxContent>
                    <w:p w14:paraId="79E6229E" w14:textId="77777777" w:rsidR="005D53A6" w:rsidRDefault="00000000">
                      <w:pPr>
                        <w:pStyle w:val="affffffa"/>
                      </w:pPr>
                      <w:r>
                        <w:rPr>
                          <w:rFonts w:hint="eastAsia"/>
                        </w:rPr>
                        <w:t>CGAS</w:t>
                      </w:r>
                    </w:p>
                  </w:txbxContent>
                </v:textbox>
                <w10:wrap anchorx="margin" anchory="margin"/>
                <w10:anchorlock/>
              </v:shape>
            </w:pict>
          </mc:Fallback>
        </mc:AlternateContent>
      </w:r>
      <w:r>
        <w:rPr>
          <w:noProof/>
        </w:rPr>
        <mc:AlternateContent>
          <mc:Choice Requires="wps">
            <w:drawing>
              <wp:anchor distT="0" distB="0" distL="114300" distR="114300" simplePos="0" relativeHeight="251667456" behindDoc="0" locked="0" layoutInCell="1" allowOverlap="1" wp14:anchorId="7392D139" wp14:editId="6271803A">
                <wp:simplePos x="0" y="0"/>
                <wp:positionH relativeFrom="column">
                  <wp:posOffset>0</wp:posOffset>
                </wp:positionH>
                <wp:positionV relativeFrom="paragraph">
                  <wp:posOffset>8890000</wp:posOffset>
                </wp:positionV>
                <wp:extent cx="6121400" cy="0"/>
                <wp:effectExtent l="0" t="6350" r="0" b="6350"/>
                <wp:wrapNone/>
                <wp:docPr id="12"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800008"/>
                          </a:solidFill>
                          <a:round/>
                        </a:ln>
                        <a:effectLst/>
                      </wps:spPr>
                      <wps:bodyPr/>
                    </wps:wsp>
                  </a:graphicData>
                </a:graphic>
              </wp:anchor>
            </w:drawing>
          </mc:Choice>
          <mc:Fallback xmlns:wpsCustomData="http://www.wps.cn/officeDocument/2013/wpsCustomData">
            <w:pict>
              <v:line id="直线 11" o:spid="_x0000_s1026" o:spt="20" style="position:absolute;left:0pt;margin-left:0pt;margin-top:700pt;height:0pt;width:482pt;z-index:251667456;mso-width-relative:page;mso-height-relative:page;" filled="f" stroked="t" coordsize="21600,21600" o:gfxdata="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LEvlY0gAAAAoBAAAPAAAAAAAAAAEA&#10;IAAAACIAAABkcnMvZG93bnJldi54bWxQSwECFAAUAAAACACHTuJAdy3ZWdwBAACyAwAADgAAAAAA&#10;AAABACAAAAAhAQAAZHJzL2Uyb0RvYy54bWxQSwUGAAAAAAYABgBZAQAAbwUAAAAA&#10;">
                <v:fill on="f" focussize="0,0"/>
                <v:stroke weight="1pt" color="#800008" joinstyle="round"/>
                <v:imagedata o:title=""/>
                <o:lock v:ext="edit" aspectratio="f"/>
              </v:line>
            </w:pict>
          </mc:Fallback>
        </mc:AlternateContent>
      </w:r>
      <w:r>
        <w:rPr>
          <w:noProof/>
        </w:rPr>
        <mc:AlternateContent>
          <mc:Choice Requires="wps">
            <w:drawing>
              <wp:anchor distT="0" distB="0" distL="114300" distR="114300" simplePos="0" relativeHeight="251665408" behindDoc="0" locked="1" layoutInCell="1" allowOverlap="1" wp14:anchorId="3751091D" wp14:editId="3AD7616C">
                <wp:simplePos x="0" y="0"/>
                <wp:positionH relativeFrom="margin">
                  <wp:posOffset>0</wp:posOffset>
                </wp:positionH>
                <wp:positionV relativeFrom="margin">
                  <wp:posOffset>9108440</wp:posOffset>
                </wp:positionV>
                <wp:extent cx="6120130" cy="363220"/>
                <wp:effectExtent l="0" t="0" r="13970" b="17780"/>
                <wp:wrapNone/>
                <wp:docPr id="11" name="fmFram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a:effectLst/>
                      </wps:spPr>
                      <wps:txbx>
                        <w:txbxContent>
                          <w:p w14:paraId="6548612C" w14:textId="77777777" w:rsidR="005D53A6" w:rsidRDefault="00000000">
                            <w:pPr>
                              <w:pStyle w:val="afffff7"/>
                            </w:pPr>
                            <w:r>
                              <w:rPr>
                                <w:rStyle w:val="affffe"/>
                                <w:rFonts w:hint="eastAsia"/>
                              </w:rPr>
                              <w:t>中国城市燃气协会  发布</w:t>
                            </w:r>
                          </w:p>
                        </w:txbxContent>
                      </wps:txbx>
                      <wps:bodyPr rot="0" vert="horz" wrap="square" lIns="0" tIns="0" rIns="0" bIns="0" anchor="t" anchorCtr="0" upright="1">
                        <a:noAutofit/>
                      </wps:bodyPr>
                    </wps:wsp>
                  </a:graphicData>
                </a:graphic>
              </wp:anchor>
            </w:drawing>
          </mc:Choice>
          <mc:Fallback>
            <w:pict>
              <v:shape w14:anchorId="3751091D" id="fmFrame7" o:spid="_x0000_s1027" type="#_x0000_t202" style="position:absolute;left:0;text-align:left;margin-left:0;margin-top:717.2pt;width:481.9pt;height:28.6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" stroked="f">
                <v:textbox inset="0,0,0,0">
                  <w:txbxContent>
                    <w:p w14:paraId="6548612C" w14:textId="77777777" w:rsidR="005D53A6" w:rsidRDefault="00000000">
                      <w:pPr>
                        <w:pStyle w:val="afffff7"/>
                      </w:pPr>
                      <w:r>
                        <w:rPr>
                          <w:rStyle w:val="affffe"/>
                          <w:rFonts w:hint="eastAsia"/>
                        </w:rPr>
                        <w:t>中国城市燃气协会  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64384" behindDoc="0" locked="1" layoutInCell="1" allowOverlap="1" wp14:anchorId="73C13570" wp14:editId="562BF549">
                <wp:simplePos x="0" y="0"/>
                <wp:positionH relativeFrom="margin">
                  <wp:posOffset>4100830</wp:posOffset>
                </wp:positionH>
                <wp:positionV relativeFrom="margin">
                  <wp:posOffset>8563610</wp:posOffset>
                </wp:positionV>
                <wp:extent cx="2019300" cy="312420"/>
                <wp:effectExtent l="0" t="0" r="0" b="11430"/>
                <wp:wrapNone/>
                <wp:docPr id="10" name="fmFram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ffectLst/>
                      </wps:spPr>
                      <wps:txbx>
                        <w:txbxContent>
                          <w:p w14:paraId="2A0EB3D5" w14:textId="77777777" w:rsidR="005D53A6" w:rsidRDefault="00000000">
                            <w:pPr>
                              <w:pStyle w:val="affffff2"/>
                              <w:rPr>
                                <w:rFonts w:ascii="黑体" w:hAnsi="黑体" w:cs="黑体"/>
                              </w:rPr>
                            </w:pPr>
                            <w:r>
                              <w:rPr>
                                <w:rFonts w:ascii="黑体" w:hAnsi="黑体" w:cs="黑体" w:hint="eastAsia"/>
                              </w:rPr>
                              <w:t>202x-xx-xx实施</w:t>
                            </w:r>
                          </w:p>
                        </w:txbxContent>
                      </wps:txbx>
                      <wps:bodyPr rot="0" vert="horz" wrap="square" lIns="0" tIns="0" rIns="0" bIns="0" anchor="t" anchorCtr="0" upright="1">
                        <a:noAutofit/>
                      </wps:bodyPr>
                    </wps:wsp>
                  </a:graphicData>
                </a:graphic>
              </wp:anchor>
            </w:drawing>
          </mc:Choice>
          <mc:Fallback>
            <w:pict>
              <v:shape w14:anchorId="73C13570" id="fmFrame6" o:spid="_x0000_s1028" type="#_x0000_t202" style="position:absolute;left:0;text-align:left;margin-left:322.9pt;margin-top:674.3pt;width:159pt;height:24.6pt;z-index:2516643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" stroked="f">
                <v:textbox inset="0,0,0,0">
                  <w:txbxContent>
                    <w:p w14:paraId="2A0EB3D5" w14:textId="77777777" w:rsidR="005D53A6" w:rsidRDefault="00000000">
                      <w:pPr>
                        <w:pStyle w:val="affffff2"/>
                        <w:rPr>
                          <w:rFonts w:ascii="黑体" w:hAnsi="黑体" w:cs="黑体"/>
                        </w:rPr>
                      </w:pPr>
                      <w:r>
                        <w:rPr>
                          <w:rFonts w:ascii="黑体" w:hAnsi="黑体" w:cs="黑体" w:hint="eastAsia"/>
                        </w:rPr>
                        <w:t>202x-xx-xx实施</w:t>
                      </w:r>
                    </w:p>
                  </w:txbxContent>
                </v:textbox>
                <w10:wrap anchorx="margin" anchory="margin"/>
                <w10:anchorlock/>
              </v:shape>
            </w:pict>
          </mc:Fallback>
        </mc:AlternateContent>
      </w:r>
      <w:r>
        <w:rPr>
          <w:noProof/>
        </w:rPr>
        <mc:AlternateContent>
          <mc:Choice Requires="wps">
            <w:drawing>
              <wp:anchor distT="0" distB="0" distL="114300" distR="114300" simplePos="0" relativeHeight="251663360" behindDoc="0" locked="1" layoutInCell="1" allowOverlap="1" wp14:anchorId="6F6DC510" wp14:editId="612DE4F5">
                <wp:simplePos x="0" y="0"/>
                <wp:positionH relativeFrom="margin">
                  <wp:posOffset>0</wp:posOffset>
                </wp:positionH>
                <wp:positionV relativeFrom="margin">
                  <wp:posOffset>8563610</wp:posOffset>
                </wp:positionV>
                <wp:extent cx="2019300" cy="312420"/>
                <wp:effectExtent l="0" t="0" r="0" b="11430"/>
                <wp:wrapNone/>
                <wp:docPr id="9" name="fmFram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ffectLst/>
                      </wps:spPr>
                      <wps:txbx>
                        <w:txbxContent>
                          <w:p w14:paraId="0A234AB8" w14:textId="77777777" w:rsidR="005D53A6" w:rsidRDefault="00000000">
                            <w:pPr>
                              <w:pStyle w:val="affffff1"/>
                              <w:rPr>
                                <w:rFonts w:ascii="黑体" w:hAnsi="黑体" w:cs="黑体"/>
                              </w:rPr>
                            </w:pPr>
                            <w:r>
                              <w:rPr>
                                <w:rFonts w:ascii="黑体" w:hAnsi="黑体" w:cs="黑体" w:hint="eastAsia"/>
                              </w:rPr>
                              <w:t>202x-xx-xx发布</w:t>
                            </w:r>
                          </w:p>
                        </w:txbxContent>
                      </wps:txbx>
                      <wps:bodyPr rot="0" vert="horz" wrap="square" lIns="0" tIns="0" rIns="0" bIns="0" anchor="t" anchorCtr="0" upright="1">
                        <a:noAutofit/>
                      </wps:bodyPr>
                    </wps:wsp>
                  </a:graphicData>
                </a:graphic>
              </wp:anchor>
            </w:drawing>
          </mc:Choice>
          <mc:Fallback>
            <w:pict>
              <v:shape w14:anchorId="6F6DC510" id="fmFrame5" o:spid="_x0000_s1029" type="#_x0000_t202" style="position:absolute;left:0;text-align:left;margin-left:0;margin-top:674.3pt;width:159pt;height:24.6pt;z-index:25166336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" stroked="f">
                <v:textbox inset="0,0,0,0">
                  <w:txbxContent>
                    <w:p w14:paraId="0A234AB8" w14:textId="77777777" w:rsidR="005D53A6" w:rsidRDefault="00000000">
                      <w:pPr>
                        <w:pStyle w:val="affffff1"/>
                        <w:rPr>
                          <w:rFonts w:ascii="黑体" w:hAnsi="黑体" w:cs="黑体"/>
                        </w:rPr>
                      </w:pPr>
                      <w:r>
                        <w:rPr>
                          <w:rFonts w:ascii="黑体" w:hAnsi="黑体" w:cs="黑体" w:hint="eastAsia"/>
                        </w:rPr>
                        <w:t>202x-xx-xx发布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62336" behindDoc="0" locked="1" layoutInCell="1" allowOverlap="1" wp14:anchorId="38B56571" wp14:editId="2201831C">
                <wp:simplePos x="0" y="0"/>
                <wp:positionH relativeFrom="margin">
                  <wp:posOffset>-105410</wp:posOffset>
                </wp:positionH>
                <wp:positionV relativeFrom="margin">
                  <wp:posOffset>3539490</wp:posOffset>
                </wp:positionV>
                <wp:extent cx="5969000" cy="4681220"/>
                <wp:effectExtent l="0" t="0" r="12700" b="5080"/>
                <wp:wrapNone/>
                <wp:docPr id="8" name="fmFram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4681220"/>
                        </a:xfrm>
                        <a:prstGeom prst="rect">
                          <a:avLst/>
                        </a:prstGeom>
                        <a:solidFill>
                          <a:srgbClr val="FFFFFF"/>
                        </a:solidFill>
                        <a:ln>
                          <a:noFill/>
                        </a:ln>
                        <a:effectLst/>
                      </wps:spPr>
                      <wps:txbx>
                        <w:txbxContent>
                          <w:p w14:paraId="2F5E21F8" w14:textId="77777777" w:rsidR="005D53A6" w:rsidRDefault="00000000">
                            <w:pPr>
                              <w:spacing w:line="480" w:lineRule="auto"/>
                              <w:jc w:val="center"/>
                              <w:rPr>
                                <w:rFonts w:ascii="黑体" w:eastAsia="黑体" w:hAnsi="黑体" w:cs="黑体"/>
                                <w:sz w:val="48"/>
                                <w:szCs w:val="48"/>
                              </w:rPr>
                            </w:pPr>
                            <w:r>
                              <w:rPr>
                                <w:rFonts w:ascii="黑体" w:eastAsia="黑体" w:hAnsi="黑体" w:cs="黑体" w:hint="eastAsia"/>
                                <w:sz w:val="48"/>
                                <w:szCs w:val="48"/>
                              </w:rPr>
                              <w:t>燃气调压装置移动式诊断技术要求</w:t>
                            </w:r>
                          </w:p>
                          <w:p w14:paraId="4949E0F0" w14:textId="77777777" w:rsidR="005D53A6" w:rsidRDefault="00000000">
                            <w:pPr>
                              <w:spacing w:line="480" w:lineRule="auto"/>
                              <w:jc w:val="center"/>
                              <w:rPr>
                                <w:rFonts w:ascii="宋体" w:eastAsia="黑体" w:hAnsi="宋体" w:cs="SimSun,Bold"/>
                                <w:b/>
                                <w:bCs/>
                                <w:sz w:val="48"/>
                                <w:szCs w:val="48"/>
                              </w:rPr>
                            </w:pPr>
                            <w:r>
                              <w:rPr>
                                <w:rFonts w:ascii="黑体" w:eastAsia="黑体" w:hAnsi="黑体" w:cs="黑体" w:hint="eastAsia"/>
                                <w:sz w:val="48"/>
                                <w:szCs w:val="48"/>
                              </w:rPr>
                              <w:t xml:space="preserve"> 第1部分：</w:t>
                            </w:r>
                            <w:r>
                              <w:rPr>
                                <w:rFonts w:ascii="黑体" w:eastAsia="黑体" w:hAnsi="黑体" w:cs="黑体" w:hint="eastAsia"/>
                                <w:color w:val="000000" w:themeColor="text1"/>
                                <w:sz w:val="48"/>
                                <w:szCs w:val="48"/>
                              </w:rPr>
                              <w:t>总体要求</w:t>
                            </w:r>
                          </w:p>
                          <w:p w14:paraId="324739B8" w14:textId="77777777" w:rsidR="005D53A6" w:rsidRDefault="005D53A6">
                            <w:pPr>
                              <w:spacing w:line="0" w:lineRule="atLeast"/>
                              <w:jc w:val="center"/>
                              <w:rPr>
                                <w:color w:val="333333"/>
                                <w:sz w:val="28"/>
                                <w:szCs w:val="28"/>
                                <w:shd w:val="clear" w:color="auto" w:fill="FFFFFF"/>
                              </w:rPr>
                            </w:pPr>
                          </w:p>
                          <w:p w14:paraId="717E1C36" w14:textId="77777777" w:rsidR="005D53A6" w:rsidRDefault="00000000">
                            <w:pPr>
                              <w:spacing w:line="0" w:lineRule="atLeast"/>
                              <w:jc w:val="center"/>
                              <w:rPr>
                                <w:color w:val="333333"/>
                                <w:sz w:val="28"/>
                                <w:szCs w:val="28"/>
                                <w:shd w:val="clear" w:color="auto" w:fill="FFFFFF"/>
                              </w:rPr>
                            </w:pPr>
                            <w:r>
                              <w:rPr>
                                <w:rFonts w:hint="eastAsia"/>
                                <w:color w:val="333333"/>
                                <w:sz w:val="28"/>
                                <w:szCs w:val="28"/>
                                <w:shd w:val="clear" w:color="auto" w:fill="FFFFFF"/>
                              </w:rPr>
                              <w:t xml:space="preserve">Technical Requirements For Mobile Diagnosis Of </w:t>
                            </w:r>
                          </w:p>
                          <w:p w14:paraId="0E0D31B1" w14:textId="77777777" w:rsidR="005D53A6" w:rsidRDefault="00000000">
                            <w:pPr>
                              <w:spacing w:line="0" w:lineRule="atLeast"/>
                              <w:jc w:val="center"/>
                              <w:rPr>
                                <w:color w:val="333333"/>
                                <w:sz w:val="28"/>
                                <w:szCs w:val="28"/>
                                <w:shd w:val="clear" w:color="auto" w:fill="FFFFFF"/>
                              </w:rPr>
                            </w:pPr>
                            <w:r>
                              <w:rPr>
                                <w:rFonts w:hint="eastAsia"/>
                                <w:color w:val="333333"/>
                                <w:sz w:val="28"/>
                                <w:szCs w:val="28"/>
                                <w:shd w:val="clear" w:color="auto" w:fill="FFFFFF"/>
                              </w:rPr>
                              <w:t>Gas Pressure Regulating Devices</w:t>
                            </w:r>
                          </w:p>
                          <w:p w14:paraId="2B380056" w14:textId="77777777" w:rsidR="005D53A6" w:rsidRDefault="00000000">
                            <w:pPr>
                              <w:spacing w:line="480" w:lineRule="auto"/>
                              <w:jc w:val="center"/>
                              <w:rPr>
                                <w:rFonts w:eastAsia="黑体"/>
                                <w:kern w:val="0"/>
                                <w:sz w:val="28"/>
                                <w:szCs w:val="28"/>
                              </w:rPr>
                            </w:pPr>
                            <w:r>
                              <w:rPr>
                                <w:rFonts w:hint="eastAsia"/>
                                <w:color w:val="333333"/>
                                <w:sz w:val="28"/>
                                <w:szCs w:val="28"/>
                                <w:shd w:val="clear" w:color="auto" w:fill="FFFFFF"/>
                              </w:rPr>
                              <w:t>Part</w:t>
                            </w:r>
                            <w:r>
                              <w:rPr>
                                <w:color w:val="333333"/>
                                <w:sz w:val="28"/>
                                <w:szCs w:val="28"/>
                                <w:shd w:val="clear" w:color="auto" w:fill="FFFFFF"/>
                              </w:rPr>
                              <w:t xml:space="preserve"> 1</w:t>
                            </w:r>
                            <w:r>
                              <w:rPr>
                                <w:rFonts w:hint="eastAsia"/>
                                <w:color w:val="333333"/>
                                <w:sz w:val="28"/>
                                <w:szCs w:val="28"/>
                                <w:shd w:val="clear" w:color="auto" w:fill="FFFFFF"/>
                              </w:rPr>
                              <w:t>:</w:t>
                            </w:r>
                            <w:r>
                              <w:rPr>
                                <w:color w:val="333333"/>
                                <w:sz w:val="28"/>
                                <w:szCs w:val="28"/>
                                <w:shd w:val="clear" w:color="auto" w:fill="FFFFFF"/>
                              </w:rPr>
                              <w:t xml:space="preserve"> </w:t>
                            </w:r>
                            <w:r>
                              <w:rPr>
                                <w:rFonts w:eastAsia="黑体"/>
                                <w:kern w:val="0"/>
                                <w:sz w:val="28"/>
                                <w:szCs w:val="28"/>
                              </w:rPr>
                              <w:t>General Requirements</w:t>
                            </w:r>
                          </w:p>
                          <w:p w14:paraId="1E719D17" w14:textId="77777777" w:rsidR="005D53A6" w:rsidRDefault="00000000">
                            <w:pPr>
                              <w:pStyle w:val="affffffc"/>
                            </w:pPr>
                            <w:r>
                              <w:rPr>
                                <w:rFonts w:hint="eastAsia"/>
                              </w:rPr>
                              <w:t>（草案）</w:t>
                            </w:r>
                          </w:p>
                          <w:p w14:paraId="07A43787" w14:textId="77777777" w:rsidR="005D53A6" w:rsidRDefault="005D53A6">
                            <w:pPr>
                              <w:pStyle w:val="afffff3"/>
                            </w:pPr>
                          </w:p>
                          <w:p w14:paraId="41F2E40D" w14:textId="77777777" w:rsidR="005D53A6" w:rsidRDefault="005D53A6">
                            <w:pPr>
                              <w:pStyle w:val="afffffff3"/>
                            </w:pPr>
                          </w:p>
                        </w:txbxContent>
                      </wps:txbx>
                      <wps:bodyPr rot="0" vert="horz" wrap="square" lIns="0" tIns="0" rIns="0" bIns="0" anchor="t" anchorCtr="0" upright="1">
                        <a:noAutofit/>
                      </wps:bodyPr>
                    </wps:wsp>
                  </a:graphicData>
                </a:graphic>
              </wp:anchor>
            </w:drawing>
          </mc:Choice>
          <mc:Fallback>
            <w:pict>
              <v:shape w14:anchorId="38B56571" id="fmFrame4" o:spid="_x0000_s1030" type="#_x0000_t202" style="position:absolute;left:0;text-align:left;margin-left:-8.3pt;margin-top:278.7pt;width:470pt;height:368.6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" stroked="f">
                <v:textbox inset="0,0,0,0">
                  <w:txbxContent>
                    <w:p w14:paraId="2F5E21F8" w14:textId="77777777" w:rsidR="005D53A6" w:rsidRDefault="00000000">
                      <w:pPr>
                        <w:spacing w:line="480" w:lineRule="auto"/>
                        <w:jc w:val="center"/>
                        <w:rPr>
                          <w:rFonts w:ascii="黑体" w:eastAsia="黑体" w:hAnsi="黑体" w:cs="黑体"/>
                          <w:sz w:val="48"/>
                          <w:szCs w:val="48"/>
                        </w:rPr>
                      </w:pPr>
                      <w:r>
                        <w:rPr>
                          <w:rFonts w:ascii="黑体" w:eastAsia="黑体" w:hAnsi="黑体" w:cs="黑体" w:hint="eastAsia"/>
                          <w:sz w:val="48"/>
                          <w:szCs w:val="48"/>
                        </w:rPr>
                        <w:t>燃气调压装置移动式诊断技术要求</w:t>
                      </w:r>
                    </w:p>
                    <w:p w14:paraId="4949E0F0" w14:textId="77777777" w:rsidR="005D53A6" w:rsidRDefault="00000000">
                      <w:pPr>
                        <w:spacing w:line="480" w:lineRule="auto"/>
                        <w:jc w:val="center"/>
                        <w:rPr>
                          <w:rFonts w:ascii="宋体" w:eastAsia="黑体" w:hAnsi="宋体" w:cs="SimSun,Bold"/>
                          <w:b/>
                          <w:bCs/>
                          <w:sz w:val="48"/>
                          <w:szCs w:val="48"/>
                        </w:rPr>
                      </w:pPr>
                      <w:r>
                        <w:rPr>
                          <w:rFonts w:ascii="黑体" w:eastAsia="黑体" w:hAnsi="黑体" w:cs="黑体" w:hint="eastAsia"/>
                          <w:sz w:val="48"/>
                          <w:szCs w:val="48"/>
                        </w:rPr>
                        <w:t xml:space="preserve"> 第1部分：</w:t>
                      </w:r>
                      <w:r>
                        <w:rPr>
                          <w:rFonts w:ascii="黑体" w:eastAsia="黑体" w:hAnsi="黑体" w:cs="黑体" w:hint="eastAsia"/>
                          <w:color w:val="000000" w:themeColor="text1"/>
                          <w:sz w:val="48"/>
                          <w:szCs w:val="48"/>
                        </w:rPr>
                        <w:t>总体要求</w:t>
                      </w:r>
                    </w:p>
                    <w:p w14:paraId="324739B8" w14:textId="77777777" w:rsidR="005D53A6" w:rsidRDefault="005D53A6">
                      <w:pPr>
                        <w:spacing w:line="0" w:lineRule="atLeast"/>
                        <w:jc w:val="center"/>
                        <w:rPr>
                          <w:color w:val="333333"/>
                          <w:sz w:val="28"/>
                          <w:szCs w:val="28"/>
                          <w:shd w:val="clear" w:color="auto" w:fill="FFFFFF"/>
                        </w:rPr>
                      </w:pPr>
                    </w:p>
                    <w:p w14:paraId="717E1C36" w14:textId="77777777" w:rsidR="005D53A6" w:rsidRDefault="00000000">
                      <w:pPr>
                        <w:spacing w:line="0" w:lineRule="atLeast"/>
                        <w:jc w:val="center"/>
                        <w:rPr>
                          <w:color w:val="333333"/>
                          <w:sz w:val="28"/>
                          <w:szCs w:val="28"/>
                          <w:shd w:val="clear" w:color="auto" w:fill="FFFFFF"/>
                        </w:rPr>
                      </w:pPr>
                      <w:r>
                        <w:rPr>
                          <w:rFonts w:hint="eastAsia"/>
                          <w:color w:val="333333"/>
                          <w:sz w:val="28"/>
                          <w:szCs w:val="28"/>
                          <w:shd w:val="clear" w:color="auto" w:fill="FFFFFF"/>
                        </w:rPr>
                        <w:t xml:space="preserve">Technical Requirements For Mobile Diagnosis Of </w:t>
                      </w:r>
                    </w:p>
                    <w:p w14:paraId="0E0D31B1" w14:textId="77777777" w:rsidR="005D53A6" w:rsidRDefault="00000000">
                      <w:pPr>
                        <w:spacing w:line="0" w:lineRule="atLeast"/>
                        <w:jc w:val="center"/>
                        <w:rPr>
                          <w:color w:val="333333"/>
                          <w:sz w:val="28"/>
                          <w:szCs w:val="28"/>
                          <w:shd w:val="clear" w:color="auto" w:fill="FFFFFF"/>
                        </w:rPr>
                      </w:pPr>
                      <w:r>
                        <w:rPr>
                          <w:rFonts w:hint="eastAsia"/>
                          <w:color w:val="333333"/>
                          <w:sz w:val="28"/>
                          <w:szCs w:val="28"/>
                          <w:shd w:val="clear" w:color="auto" w:fill="FFFFFF"/>
                        </w:rPr>
                        <w:t>Gas Pressure Regulating Devices</w:t>
                      </w:r>
                    </w:p>
                    <w:p w14:paraId="2B380056" w14:textId="77777777" w:rsidR="005D53A6" w:rsidRDefault="00000000">
                      <w:pPr>
                        <w:spacing w:line="480" w:lineRule="auto"/>
                        <w:jc w:val="center"/>
                        <w:rPr>
                          <w:rFonts w:eastAsia="黑体"/>
                          <w:kern w:val="0"/>
                          <w:sz w:val="28"/>
                          <w:szCs w:val="28"/>
                        </w:rPr>
                      </w:pPr>
                      <w:r>
                        <w:rPr>
                          <w:rFonts w:hint="eastAsia"/>
                          <w:color w:val="333333"/>
                          <w:sz w:val="28"/>
                          <w:szCs w:val="28"/>
                          <w:shd w:val="clear" w:color="auto" w:fill="FFFFFF"/>
                        </w:rPr>
                        <w:t>Part</w:t>
                      </w:r>
                      <w:r>
                        <w:rPr>
                          <w:color w:val="333333"/>
                          <w:sz w:val="28"/>
                          <w:szCs w:val="28"/>
                          <w:shd w:val="clear" w:color="auto" w:fill="FFFFFF"/>
                        </w:rPr>
                        <w:t xml:space="preserve"> 1</w:t>
                      </w:r>
                      <w:r>
                        <w:rPr>
                          <w:rFonts w:hint="eastAsia"/>
                          <w:color w:val="333333"/>
                          <w:sz w:val="28"/>
                          <w:szCs w:val="28"/>
                          <w:shd w:val="clear" w:color="auto" w:fill="FFFFFF"/>
                        </w:rPr>
                        <w:t>:</w:t>
                      </w:r>
                      <w:r>
                        <w:rPr>
                          <w:color w:val="333333"/>
                          <w:sz w:val="28"/>
                          <w:szCs w:val="28"/>
                          <w:shd w:val="clear" w:color="auto" w:fill="FFFFFF"/>
                        </w:rPr>
                        <w:t xml:space="preserve"> </w:t>
                      </w:r>
                      <w:r>
                        <w:rPr>
                          <w:rFonts w:eastAsia="黑体"/>
                          <w:kern w:val="0"/>
                          <w:sz w:val="28"/>
                          <w:szCs w:val="28"/>
                        </w:rPr>
                        <w:t>General Requirements</w:t>
                      </w:r>
                    </w:p>
                    <w:p w14:paraId="1E719D17" w14:textId="77777777" w:rsidR="005D53A6" w:rsidRDefault="00000000">
                      <w:pPr>
                        <w:pStyle w:val="affffffc"/>
                      </w:pPr>
                      <w:r>
                        <w:rPr>
                          <w:rFonts w:hint="eastAsia"/>
                        </w:rPr>
                        <w:t>（草案）</w:t>
                      </w:r>
                    </w:p>
                    <w:p w14:paraId="07A43787" w14:textId="77777777" w:rsidR="005D53A6" w:rsidRDefault="005D53A6">
                      <w:pPr>
                        <w:pStyle w:val="afffff3"/>
                      </w:pPr>
                    </w:p>
                    <w:p w14:paraId="41F2E40D" w14:textId="77777777" w:rsidR="005D53A6" w:rsidRDefault="005D53A6">
                      <w:pPr>
                        <w:pStyle w:val="afffffff3"/>
                      </w:pPr>
                    </w:p>
                  </w:txbxContent>
                </v:textbox>
                <w10:wrap anchorx="margin" anchory="margin"/>
                <w10:anchorlock/>
              </v:shape>
            </w:pict>
          </mc:Fallback>
        </mc:AlternateContent>
      </w:r>
      <w:r>
        <w:rPr>
          <w:noProof/>
        </w:rPr>
        <mc:AlternateContent>
          <mc:Choice Requires="wps">
            <w:drawing>
              <wp:anchor distT="0" distB="0" distL="114300" distR="114300" simplePos="0" relativeHeight="251661312" behindDoc="0" locked="1" layoutInCell="1" allowOverlap="1" wp14:anchorId="2F0F8198" wp14:editId="00EB7572">
                <wp:simplePos x="0" y="0"/>
                <wp:positionH relativeFrom="margin">
                  <wp:posOffset>114300</wp:posOffset>
                </wp:positionH>
                <wp:positionV relativeFrom="margin">
                  <wp:posOffset>1773555</wp:posOffset>
                </wp:positionV>
                <wp:extent cx="5966460" cy="871855"/>
                <wp:effectExtent l="0" t="0" r="15240" b="4445"/>
                <wp:wrapNone/>
                <wp:docPr id="7" name="fmFram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871855"/>
                        </a:xfrm>
                        <a:prstGeom prst="rect">
                          <a:avLst/>
                        </a:prstGeom>
                        <a:solidFill>
                          <a:srgbClr val="FFFFFF"/>
                        </a:solidFill>
                        <a:ln>
                          <a:noFill/>
                        </a:ln>
                        <a:effectLst/>
                      </wps:spPr>
                      <wps:txbx>
                        <w:txbxContent>
                          <w:p w14:paraId="551BE548" w14:textId="77777777" w:rsidR="005D53A6" w:rsidRDefault="00000000">
                            <w:pPr>
                              <w:pStyle w:val="23"/>
                              <w:spacing w:before="120"/>
                              <w:jc w:val="both"/>
                            </w:pPr>
                            <w:r>
                              <w:rPr>
                                <w:rFonts w:hint="eastAsia"/>
                              </w:rPr>
                              <w:t xml:space="preserve">                                                T/CGAS</w:t>
                            </w:r>
                            <w:r>
                              <w:t xml:space="preserve"> </w:t>
                            </w:r>
                            <w:r>
                              <w:rPr>
                                <w:rFonts w:hint="eastAsia"/>
                              </w:rPr>
                              <w:t xml:space="preserve">XXX-202X                                                                                          </w:t>
                            </w:r>
                          </w:p>
                        </w:txbxContent>
                      </wps:txbx>
                      <wps:bodyPr rot="0" vert="horz" wrap="square" lIns="0" tIns="0" rIns="0" bIns="0" anchor="t" anchorCtr="0" upright="1">
                        <a:noAutofit/>
                      </wps:bodyPr>
                    </wps:wsp>
                  </a:graphicData>
                </a:graphic>
              </wp:anchor>
            </w:drawing>
          </mc:Choice>
          <mc:Fallback>
            <w:pict>
              <v:shape w14:anchorId="2F0F8198" id="fmFrame3" o:spid="_x0000_s1031" type="#_x0000_t202" style="position:absolute;left:0;text-align:left;margin-left:9pt;margin-top:139.65pt;width:469.8pt;height:68.65pt;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" stroked="f">
                <v:textbox inset="0,0,0,0">
                  <w:txbxContent>
                    <w:p w14:paraId="551BE548" w14:textId="77777777" w:rsidR="005D53A6" w:rsidRDefault="00000000">
                      <w:pPr>
                        <w:pStyle w:val="23"/>
                        <w:spacing w:before="120"/>
                        <w:jc w:val="both"/>
                      </w:pPr>
                      <w:r>
                        <w:rPr>
                          <w:rFonts w:hint="eastAsia"/>
                        </w:rPr>
                        <w:t xml:space="preserve">                                                T/CGAS</w:t>
                      </w:r>
                      <w:r>
                        <w:t xml:space="preserve"> </w:t>
                      </w:r>
                      <w:r>
                        <w:rPr>
                          <w:rFonts w:hint="eastAsia"/>
                        </w:rPr>
                        <w:t xml:space="preserve">XXX-202X                                                                                          </w:t>
                      </w:r>
                    </w:p>
                  </w:txbxContent>
                </v:textbox>
                <w10:wrap anchorx="margin" anchory="margin"/>
                <w10:anchorlock/>
              </v:shape>
            </w:pict>
          </mc:Fallback>
        </mc:AlternateContent>
      </w:r>
      <w:r>
        <w:rPr>
          <w:noProof/>
        </w:rPr>
        <mc:AlternateContent>
          <mc:Choice Requires="wps">
            <w:drawing>
              <wp:anchor distT="0" distB="0" distL="114300" distR="114300" simplePos="0" relativeHeight="251660288" behindDoc="0" locked="1" layoutInCell="1" allowOverlap="1" wp14:anchorId="640545FE" wp14:editId="395B083A">
                <wp:simplePos x="0" y="0"/>
                <wp:positionH relativeFrom="margin">
                  <wp:posOffset>635</wp:posOffset>
                </wp:positionH>
                <wp:positionV relativeFrom="margin">
                  <wp:posOffset>1010920</wp:posOffset>
                </wp:positionV>
                <wp:extent cx="5862955" cy="662940"/>
                <wp:effectExtent l="0" t="0" r="4445" b="3810"/>
                <wp:wrapNone/>
                <wp:docPr id="6" name="fmFram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2955" cy="662940"/>
                        </a:xfrm>
                        <a:prstGeom prst="rect">
                          <a:avLst/>
                        </a:prstGeom>
                        <a:solidFill>
                          <a:srgbClr val="FFFFFF"/>
                        </a:solidFill>
                        <a:ln>
                          <a:noFill/>
                        </a:ln>
                        <a:effectLst/>
                      </wps:spPr>
                      <wps:txbx>
                        <w:txbxContent>
                          <w:p w14:paraId="3ADC0D58" w14:textId="77777777" w:rsidR="005D53A6" w:rsidRDefault="00000000">
                            <w:pPr>
                              <w:pStyle w:val="afffffff9"/>
                              <w:rPr>
                                <w:sz w:val="72"/>
                                <w:szCs w:val="72"/>
                              </w:rPr>
                            </w:pPr>
                            <w:r>
                              <w:rPr>
                                <w:rFonts w:hint="eastAsia"/>
                                <w:sz w:val="72"/>
                                <w:szCs w:val="72"/>
                              </w:rPr>
                              <w:t>团体</w:t>
                            </w:r>
                            <w:r>
                              <w:rPr>
                                <w:sz w:val="72"/>
                                <w:szCs w:val="72"/>
                              </w:rPr>
                              <w:t>标准</w:t>
                            </w:r>
                          </w:p>
                        </w:txbxContent>
                      </wps:txbx>
                      <wps:bodyPr rot="0" vert="horz" wrap="square" lIns="0" tIns="0" rIns="0" bIns="0" anchor="t" anchorCtr="0" upright="1">
                        <a:noAutofit/>
                      </wps:bodyPr>
                    </wps:wsp>
                  </a:graphicData>
                </a:graphic>
              </wp:anchor>
            </w:drawing>
          </mc:Choice>
          <mc:Fallback>
            <w:pict>
              <v:shape w14:anchorId="640545FE" id="fmFrame2" o:spid="_x0000_s1032" type="#_x0000_t202" style="position:absolute;left:0;text-align:left;margin-left:.05pt;margin-top:79.6pt;width:461.65pt;height:52.2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" stroked="f">
                <v:textbox inset="0,0,0,0">
                  <w:txbxContent>
                    <w:p w14:paraId="3ADC0D58" w14:textId="77777777" w:rsidR="005D53A6" w:rsidRDefault="00000000">
                      <w:pPr>
                        <w:pStyle w:val="afffffff9"/>
                        <w:rPr>
                          <w:sz w:val="72"/>
                          <w:szCs w:val="72"/>
                        </w:rPr>
                      </w:pPr>
                      <w:r>
                        <w:rPr>
                          <w:rFonts w:hint="eastAsia"/>
                          <w:sz w:val="72"/>
                          <w:szCs w:val="72"/>
                        </w:rPr>
                        <w:t>团体</w:t>
                      </w:r>
                      <w:r>
                        <w:rPr>
                          <w:sz w:val="72"/>
                          <w:szCs w:val="72"/>
                        </w:rPr>
                        <w:t>标准</w:t>
                      </w:r>
                    </w:p>
                  </w:txbxContent>
                </v:textbox>
                <w10:wrap anchorx="margin" anchory="margin"/>
                <w10:anchorlock/>
              </v:shape>
            </w:pict>
          </mc:Fallback>
        </mc:AlternateContent>
      </w:r>
      <w:r>
        <w:rPr>
          <w:noProof/>
        </w:rPr>
        <mc:AlternateContent>
          <mc:Choice Requires="wps">
            <w:drawing>
              <wp:anchor distT="0" distB="0" distL="114300" distR="114300" simplePos="0" relativeHeight="251659264" behindDoc="0" locked="1" layoutInCell="1" allowOverlap="1" wp14:anchorId="74576E09" wp14:editId="59254EB9">
                <wp:simplePos x="0" y="0"/>
                <wp:positionH relativeFrom="margin">
                  <wp:posOffset>0</wp:posOffset>
                </wp:positionH>
                <wp:positionV relativeFrom="margin">
                  <wp:posOffset>0</wp:posOffset>
                </wp:positionV>
                <wp:extent cx="2540000" cy="657860"/>
                <wp:effectExtent l="0" t="0" r="12700" b="8890"/>
                <wp:wrapNone/>
                <wp:docPr id="5" name="fmFram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657860"/>
                        </a:xfrm>
                        <a:prstGeom prst="rect">
                          <a:avLst/>
                        </a:prstGeom>
                        <a:solidFill>
                          <a:srgbClr val="FFFFFF"/>
                        </a:solidFill>
                        <a:ln>
                          <a:noFill/>
                        </a:ln>
                        <a:effectLst/>
                      </wps:spPr>
                      <wps:txbx>
                        <w:txbxContent>
                          <w:p w14:paraId="2F761AF6" w14:textId="77777777" w:rsidR="005D53A6" w:rsidRDefault="005D53A6">
                            <w:pPr>
                              <w:pStyle w:val="affffff6"/>
                            </w:pPr>
                          </w:p>
                          <w:p w14:paraId="60F510EE" w14:textId="77777777" w:rsidR="005D53A6" w:rsidRDefault="005D53A6">
                            <w:pPr>
                              <w:pStyle w:val="affffff6"/>
                            </w:pPr>
                          </w:p>
                          <w:p w14:paraId="349751D4" w14:textId="77777777" w:rsidR="005D53A6" w:rsidRDefault="005D53A6">
                            <w:pPr>
                              <w:pStyle w:val="affffff6"/>
                            </w:pPr>
                          </w:p>
                        </w:txbxContent>
                      </wps:txbx>
                      <wps:bodyPr rot="0" vert="horz" wrap="square" lIns="0" tIns="0" rIns="0" bIns="0" anchor="t" anchorCtr="0" upright="1">
                        <a:noAutofit/>
                      </wps:bodyPr>
                    </wps:wsp>
                  </a:graphicData>
                </a:graphic>
              </wp:anchor>
            </w:drawing>
          </mc:Choice>
          <mc:Fallback>
            <w:pict>
              <v:shape w14:anchorId="74576E09" id="fmFrame1" o:spid="_x0000_s1033" type="#_x0000_t202" style="position:absolute;left:0;text-align:left;margin-left:0;margin-top:0;width:200pt;height:51.8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" stroked="f">
                <v:textbox inset="0,0,0,0">
                  <w:txbxContent>
                    <w:p w14:paraId="2F761AF6" w14:textId="77777777" w:rsidR="005D53A6" w:rsidRDefault="005D53A6">
                      <w:pPr>
                        <w:pStyle w:val="affffff6"/>
                      </w:pPr>
                    </w:p>
                    <w:p w14:paraId="60F510EE" w14:textId="77777777" w:rsidR="005D53A6" w:rsidRDefault="005D53A6">
                      <w:pPr>
                        <w:pStyle w:val="affffff6"/>
                      </w:pPr>
                    </w:p>
                    <w:p w14:paraId="349751D4" w14:textId="77777777" w:rsidR="005D53A6" w:rsidRDefault="005D53A6">
                      <w:pPr>
                        <w:pStyle w:val="affffff6"/>
                      </w:pPr>
                    </w:p>
                  </w:txbxContent>
                </v:textbox>
                <w10:wrap anchorx="margin" anchory="margin"/>
                <w10:anchorlock/>
              </v:shape>
            </w:pict>
          </mc:Fallback>
        </mc:AlternateContent>
      </w:r>
      <w:r>
        <w:t>sxm</w:t>
      </w:r>
    </w:p>
    <w:p w14:paraId="651E976C" w14:textId="77777777" w:rsidR="005D53A6" w:rsidRDefault="005D53A6"/>
    <w:p w14:paraId="61A406C3" w14:textId="77777777" w:rsidR="005D53A6" w:rsidRDefault="005D53A6"/>
    <w:p w14:paraId="6CA462B2" w14:textId="77777777" w:rsidR="005D53A6" w:rsidRDefault="005D53A6"/>
    <w:p w14:paraId="796B2A2A" w14:textId="77777777" w:rsidR="005D53A6" w:rsidRDefault="005D53A6"/>
    <w:p w14:paraId="1F3D95DB" w14:textId="77777777" w:rsidR="005D53A6" w:rsidRDefault="005D53A6"/>
    <w:p w14:paraId="18AAAB22" w14:textId="77777777" w:rsidR="005D53A6" w:rsidRDefault="005D53A6"/>
    <w:p w14:paraId="6673F025" w14:textId="77777777" w:rsidR="005D53A6" w:rsidRDefault="005D53A6"/>
    <w:p w14:paraId="08D0AF82" w14:textId="77777777" w:rsidR="005D53A6" w:rsidRDefault="005D53A6"/>
    <w:p w14:paraId="48E9CF90" w14:textId="77777777" w:rsidR="005D53A6" w:rsidRDefault="005D53A6"/>
    <w:p w14:paraId="4CCCB023" w14:textId="77777777" w:rsidR="005D53A6" w:rsidRDefault="005D53A6"/>
    <w:p w14:paraId="638E0CF9" w14:textId="77777777" w:rsidR="005D53A6" w:rsidRDefault="00000000">
      <w:r>
        <w:rPr>
          <w:noProof/>
        </w:rPr>
        <mc:AlternateContent>
          <mc:Choice Requires="wps">
            <w:drawing>
              <wp:anchor distT="0" distB="0" distL="114300" distR="114300" simplePos="0" relativeHeight="251666432" behindDoc="0" locked="0" layoutInCell="1" allowOverlap="1" wp14:anchorId="0749E800" wp14:editId="395604D8">
                <wp:simplePos x="0" y="0"/>
                <wp:positionH relativeFrom="column">
                  <wp:posOffset>-110490</wp:posOffset>
                </wp:positionH>
                <wp:positionV relativeFrom="paragraph">
                  <wp:posOffset>26035</wp:posOffset>
                </wp:positionV>
                <wp:extent cx="6121400" cy="0"/>
                <wp:effectExtent l="0" t="6350" r="0" b="6350"/>
                <wp:wrapNone/>
                <wp:docPr id="4"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800008"/>
                          </a:solidFill>
                          <a:round/>
                        </a:ln>
                        <a:effectLst/>
                      </wps:spPr>
                      <wps:bodyPr/>
                    </wps:wsp>
                  </a:graphicData>
                </a:graphic>
              </wp:anchor>
            </w:drawing>
          </mc:Choice>
          <mc:Fallback xmlns:wpsCustomData="http://www.wps.cn/officeDocument/2013/wpsCustomData">
            <w:pict>
              <v:line id="直线 10" o:spid="_x0000_s1026" o:spt="20" style="position:absolute;left:0pt;margin-left:-8.7pt;margin-top:2.05pt;height:0pt;width:482pt;z-index:251666432;mso-width-relative:page;mso-height-relative:page;" filled="f" stroked="t" coordsize="21600,21600" o:gfxdata="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o1JFx1AAAAAcBAAAPAAAAAAAA&#10;AAEAIAAAACIAAABkcnMvZG93bnJldi54bWxQSwECFAAUAAAACACHTuJAUcqr2d0BAACxAwAADgAA&#10;AAAAAAABACAAAAAjAQAAZHJzL2Uyb0RvYy54bWxQSwUGAAAAAAYABgBZAQAAcgUAAAAA&#10;">
                <v:fill on="f" focussize="0,0"/>
                <v:stroke weight="1pt" color="#800008" joinstyle="round"/>
                <v:imagedata o:title=""/>
                <o:lock v:ext="edit" aspectratio="f"/>
              </v:line>
            </w:pict>
          </mc:Fallback>
        </mc:AlternateContent>
      </w:r>
    </w:p>
    <w:p w14:paraId="5B9499A0" w14:textId="77777777" w:rsidR="005D53A6" w:rsidRDefault="005D53A6"/>
    <w:p w14:paraId="6ED681EA" w14:textId="77777777" w:rsidR="005D53A6" w:rsidRDefault="005D53A6"/>
    <w:p w14:paraId="3642D256" w14:textId="77777777" w:rsidR="005D53A6" w:rsidRDefault="00000000">
      <w:pPr>
        <w:tabs>
          <w:tab w:val="left" w:pos="8791"/>
        </w:tabs>
      </w:pPr>
      <w:r>
        <w:tab/>
      </w:r>
    </w:p>
    <w:p w14:paraId="3C8C0F79" w14:textId="77777777" w:rsidR="005D53A6" w:rsidRDefault="005D53A6">
      <w:pPr>
        <w:sectPr w:rsidR="005D53A6">
          <w:headerReference w:type="even" r:id="rId10"/>
          <w:headerReference w:type="default" r:id="rId11"/>
          <w:footerReference w:type="even" r:id="rId12"/>
          <w:footerReference w:type="default" r:id="rId13"/>
          <w:headerReference w:type="first" r:id="rId14"/>
          <w:pgSz w:w="11907" w:h="16839"/>
          <w:pgMar w:top="567" w:right="851" w:bottom="1361" w:left="1418" w:header="0" w:footer="0" w:gutter="0"/>
          <w:pgNumType w:fmt="upperRoman" w:start="1"/>
          <w:cols w:space="720"/>
          <w:titlePg/>
          <w:docGrid w:type="lines" w:linePitch="312"/>
        </w:sectPr>
      </w:pPr>
    </w:p>
    <w:p w14:paraId="643A73D0" w14:textId="77777777" w:rsidR="005D53A6" w:rsidRDefault="005D53A6">
      <w:pPr>
        <w:pStyle w:val="11"/>
        <w:tabs>
          <w:tab w:val="right" w:leader="dot" w:pos="9345"/>
        </w:tabs>
        <w:rPr>
          <w:sz w:val="32"/>
        </w:rPr>
      </w:pPr>
      <w:bookmarkStart w:id="1" w:name="SectionMark1"/>
      <w:bookmarkStart w:id="2" w:name="_Toc363321556"/>
      <w:bookmarkStart w:id="3" w:name="_Toc458763817"/>
      <w:bookmarkStart w:id="4" w:name="_Toc363321359"/>
      <w:bookmarkStart w:id="5" w:name="_Toc363321038"/>
      <w:bookmarkStart w:id="6" w:name="_Toc364276131"/>
      <w:bookmarkStart w:id="7" w:name="_Toc92013274"/>
      <w:bookmarkStart w:id="8" w:name="_Toc367032386"/>
      <w:bookmarkEnd w:id="0"/>
    </w:p>
    <w:p w14:paraId="3179F11E" w14:textId="77777777" w:rsidR="005D53A6" w:rsidRDefault="00000000">
      <w:pPr>
        <w:pStyle w:val="11"/>
        <w:tabs>
          <w:tab w:val="right" w:leader="dot" w:pos="9345"/>
        </w:tabs>
        <w:jc w:val="center"/>
        <w:rPr>
          <w:sz w:val="32"/>
        </w:rPr>
      </w:pPr>
      <w:r>
        <w:rPr>
          <w:sz w:val="32"/>
        </w:rPr>
        <w:t>目</w:t>
      </w:r>
      <w:r>
        <w:rPr>
          <w:sz w:val="32"/>
        </w:rPr>
        <w:t xml:space="preserve">  </w:t>
      </w:r>
      <w:r>
        <w:rPr>
          <w:sz w:val="32"/>
        </w:rPr>
        <w:t>次</w:t>
      </w:r>
    </w:p>
    <w:p w14:paraId="2E23DDB9" w14:textId="77777777" w:rsidR="005D53A6" w:rsidRDefault="00000000">
      <w:pPr>
        <w:pStyle w:val="11"/>
        <w:tabs>
          <w:tab w:val="right" w:leader="dot" w:pos="9355"/>
        </w:tabs>
      </w:pPr>
      <w:bookmarkStart w:id="9" w:name="_Toc363311375"/>
      <w:bookmarkStart w:id="10" w:name="_Toc364276132"/>
      <w:bookmarkStart w:id="11" w:name="SectionMark2"/>
      <w:bookmarkEnd w:id="1"/>
      <w:bookmarkEnd w:id="2"/>
      <w:bookmarkEnd w:id="3"/>
      <w:bookmarkEnd w:id="4"/>
      <w:bookmarkEnd w:id="5"/>
      <w:bookmarkEnd w:id="6"/>
      <w:bookmarkEnd w:id="7"/>
      <w:r>
        <w:t xml:space="preserve">    </w:t>
      </w:r>
    </w:p>
    <w:p w14:paraId="6AFD5606" w14:textId="77777777" w:rsidR="005D53A6" w:rsidRDefault="00000000">
      <w:pPr>
        <w:pStyle w:val="TOC1"/>
        <w:tabs>
          <w:tab w:val="right" w:leader="dot" w:pos="9355"/>
        </w:tabs>
        <w:ind w:firstLineChars="200" w:firstLine="420"/>
      </w:pPr>
      <w:r>
        <w:fldChar w:fldCharType="begin"/>
      </w:r>
      <w:r>
        <w:instrText xml:space="preserve">TOC \o "1-3" \h \u </w:instrText>
      </w:r>
      <w:r>
        <w:fldChar w:fldCharType="separate"/>
      </w:r>
      <w:hyperlink w:anchor="_Toc5962" w:history="1">
        <w:r>
          <w:rPr>
            <w:szCs w:val="32"/>
          </w:rPr>
          <w:t>前</w:t>
        </w:r>
        <w:r>
          <w:rPr>
            <w:szCs w:val="32"/>
          </w:rPr>
          <w:t xml:space="preserve">    </w:t>
        </w:r>
        <w:r>
          <w:rPr>
            <w:szCs w:val="32"/>
          </w:rPr>
          <w:t>言</w:t>
        </w:r>
        <w:r>
          <w:tab/>
        </w:r>
        <w:r>
          <w:fldChar w:fldCharType="begin"/>
        </w:r>
        <w:r>
          <w:instrText xml:space="preserve"> PAGEREF _Toc5962 \h </w:instrText>
        </w:r>
        <w:r>
          <w:fldChar w:fldCharType="separate"/>
        </w:r>
        <w:r>
          <w:t>1</w:t>
        </w:r>
        <w:r>
          <w:fldChar w:fldCharType="end"/>
        </w:r>
      </w:hyperlink>
    </w:p>
    <w:p w14:paraId="31F372F3" w14:textId="77777777" w:rsidR="005D53A6" w:rsidRDefault="00000000">
      <w:pPr>
        <w:pStyle w:val="TOC2"/>
        <w:tabs>
          <w:tab w:val="right" w:leader="dot" w:pos="9355"/>
        </w:tabs>
      </w:pPr>
      <w:hyperlink w:anchor="_Toc26756" w:history="1">
        <w:r>
          <w:rPr>
            <w:rFonts w:ascii="黑体" w:eastAsia="黑体" w:hint="eastAsia"/>
          </w:rPr>
          <w:t xml:space="preserve">1 </w:t>
        </w:r>
        <w:r>
          <w:t>范围</w:t>
        </w:r>
        <w:r>
          <w:tab/>
        </w:r>
        <w:r>
          <w:fldChar w:fldCharType="begin"/>
        </w:r>
        <w:r>
          <w:instrText xml:space="preserve"> PAGEREF _Toc26756 \h </w:instrText>
        </w:r>
        <w:r>
          <w:fldChar w:fldCharType="separate"/>
        </w:r>
        <w:r>
          <w:t>2</w:t>
        </w:r>
        <w:r>
          <w:fldChar w:fldCharType="end"/>
        </w:r>
      </w:hyperlink>
    </w:p>
    <w:p w14:paraId="3A072134" w14:textId="77777777" w:rsidR="005D53A6" w:rsidRDefault="00000000">
      <w:pPr>
        <w:pStyle w:val="TOC2"/>
        <w:tabs>
          <w:tab w:val="right" w:leader="dot" w:pos="9355"/>
        </w:tabs>
      </w:pPr>
      <w:hyperlink w:anchor="_Toc31095" w:history="1">
        <w:r>
          <w:rPr>
            <w:rFonts w:ascii="黑体" w:eastAsia="黑体" w:hint="eastAsia"/>
          </w:rPr>
          <w:t xml:space="preserve">2 </w:t>
        </w:r>
        <w:r>
          <w:rPr>
            <w:rFonts w:hint="eastAsia"/>
          </w:rPr>
          <w:t>规范性引用文件</w:t>
        </w:r>
        <w:r>
          <w:tab/>
        </w:r>
        <w:r>
          <w:fldChar w:fldCharType="begin"/>
        </w:r>
        <w:r>
          <w:instrText xml:space="preserve"> PAGEREF _Toc31095 \h </w:instrText>
        </w:r>
        <w:r>
          <w:fldChar w:fldCharType="separate"/>
        </w:r>
        <w:r>
          <w:t>2</w:t>
        </w:r>
        <w:r>
          <w:fldChar w:fldCharType="end"/>
        </w:r>
      </w:hyperlink>
    </w:p>
    <w:p w14:paraId="67195933" w14:textId="77777777" w:rsidR="005D53A6" w:rsidRDefault="00000000">
      <w:pPr>
        <w:pStyle w:val="TOC2"/>
        <w:tabs>
          <w:tab w:val="right" w:leader="dot" w:pos="9355"/>
        </w:tabs>
      </w:pPr>
      <w:hyperlink w:anchor="_Toc9838" w:history="1">
        <w:r>
          <w:rPr>
            <w:rFonts w:ascii="黑体" w:eastAsia="黑体" w:hint="eastAsia"/>
          </w:rPr>
          <w:t xml:space="preserve">3 </w:t>
        </w:r>
        <w:r>
          <w:t>术语</w:t>
        </w:r>
        <w:r>
          <w:rPr>
            <w:rFonts w:hint="eastAsia"/>
          </w:rPr>
          <w:t>和</w:t>
        </w:r>
        <w:r>
          <w:t>定义</w:t>
        </w:r>
        <w:r>
          <w:tab/>
        </w:r>
        <w:r>
          <w:fldChar w:fldCharType="begin"/>
        </w:r>
        <w:r>
          <w:instrText xml:space="preserve"> PAGEREF _Toc9838 \h </w:instrText>
        </w:r>
        <w:r>
          <w:fldChar w:fldCharType="separate"/>
        </w:r>
        <w:r>
          <w:t>2</w:t>
        </w:r>
        <w:r>
          <w:fldChar w:fldCharType="end"/>
        </w:r>
      </w:hyperlink>
    </w:p>
    <w:p w14:paraId="17AA1F5E" w14:textId="77777777" w:rsidR="005D53A6" w:rsidRDefault="00000000">
      <w:pPr>
        <w:pStyle w:val="TOC2"/>
        <w:tabs>
          <w:tab w:val="right" w:leader="dot" w:pos="9355"/>
        </w:tabs>
      </w:pPr>
      <w:hyperlink w:anchor="_Toc30470" w:history="1">
        <w:r>
          <w:rPr>
            <w:rFonts w:ascii="黑体" w:eastAsia="黑体" w:hint="eastAsia"/>
          </w:rPr>
          <w:t xml:space="preserve">4 </w:t>
        </w:r>
        <w:r>
          <w:rPr>
            <w:rFonts w:hint="eastAsia"/>
          </w:rPr>
          <w:t>基本要求</w:t>
        </w:r>
        <w:r>
          <w:tab/>
        </w:r>
        <w:r>
          <w:fldChar w:fldCharType="begin"/>
        </w:r>
        <w:r>
          <w:instrText xml:space="preserve"> PAGEREF _Toc30470 \h </w:instrText>
        </w:r>
        <w:r>
          <w:fldChar w:fldCharType="separate"/>
        </w:r>
        <w:r>
          <w:t>3</w:t>
        </w:r>
        <w:r>
          <w:fldChar w:fldCharType="end"/>
        </w:r>
      </w:hyperlink>
    </w:p>
    <w:p w14:paraId="53D7C60E" w14:textId="77777777" w:rsidR="005D53A6" w:rsidRDefault="00000000">
      <w:pPr>
        <w:pStyle w:val="TOC2"/>
        <w:tabs>
          <w:tab w:val="right" w:leader="dot" w:pos="9355"/>
        </w:tabs>
      </w:pPr>
      <w:hyperlink w:anchor="_Toc23029" w:history="1">
        <w:r>
          <w:rPr>
            <w:rFonts w:ascii="黑体" w:eastAsia="黑体" w:hint="eastAsia"/>
          </w:rPr>
          <w:t xml:space="preserve">5 </w:t>
        </w:r>
        <w:r>
          <w:rPr>
            <w:rFonts w:hint="eastAsia"/>
          </w:rPr>
          <w:t>系统</w:t>
        </w:r>
        <w:r>
          <w:t>总体架构</w:t>
        </w:r>
        <w:r>
          <w:tab/>
        </w:r>
        <w:r>
          <w:fldChar w:fldCharType="begin"/>
        </w:r>
        <w:r>
          <w:instrText xml:space="preserve"> PAGEREF _Toc23029 \h </w:instrText>
        </w:r>
        <w:r>
          <w:fldChar w:fldCharType="separate"/>
        </w:r>
        <w:r>
          <w:t>3</w:t>
        </w:r>
        <w:r>
          <w:fldChar w:fldCharType="end"/>
        </w:r>
      </w:hyperlink>
    </w:p>
    <w:p w14:paraId="3ED78C6E" w14:textId="77777777" w:rsidR="005D53A6" w:rsidRDefault="00000000">
      <w:pPr>
        <w:pStyle w:val="TOC2"/>
        <w:tabs>
          <w:tab w:val="right" w:leader="dot" w:pos="9355"/>
        </w:tabs>
      </w:pPr>
      <w:hyperlink w:anchor="_Toc24943" w:history="1">
        <w:r>
          <w:rPr>
            <w:rFonts w:ascii="黑体" w:eastAsia="黑体" w:hint="eastAsia"/>
          </w:rPr>
          <w:t xml:space="preserve">6 </w:t>
        </w:r>
        <w:r>
          <w:rPr>
            <w:rFonts w:hint="eastAsia"/>
          </w:rPr>
          <w:t>健康诊断分析通用要求</w:t>
        </w:r>
        <w:r>
          <w:tab/>
        </w:r>
        <w:r>
          <w:fldChar w:fldCharType="begin"/>
        </w:r>
        <w:r>
          <w:instrText xml:space="preserve"> PAGEREF _Toc24943 \h </w:instrText>
        </w:r>
        <w:r>
          <w:fldChar w:fldCharType="separate"/>
        </w:r>
        <w:r>
          <w:t>4</w:t>
        </w:r>
        <w:r>
          <w:fldChar w:fldCharType="end"/>
        </w:r>
      </w:hyperlink>
    </w:p>
    <w:p w14:paraId="6DBA021F" w14:textId="77777777" w:rsidR="005D53A6" w:rsidRDefault="00000000">
      <w:pPr>
        <w:pStyle w:val="TOC2"/>
        <w:tabs>
          <w:tab w:val="right" w:leader="dot" w:pos="9355"/>
        </w:tabs>
      </w:pPr>
      <w:hyperlink w:anchor="_Toc28386" w:history="1">
        <w:r>
          <w:rPr>
            <w:rFonts w:hint="eastAsia"/>
          </w:rPr>
          <w:t xml:space="preserve">7 </w:t>
        </w:r>
        <w:r>
          <w:rPr>
            <w:rFonts w:hint="eastAsia"/>
          </w:rPr>
          <w:t>健康诊断管理平台通用要求</w:t>
        </w:r>
        <w:r>
          <w:tab/>
        </w:r>
        <w:r>
          <w:fldChar w:fldCharType="begin"/>
        </w:r>
        <w:r>
          <w:instrText xml:space="preserve"> PAGEREF _Toc28386 \h </w:instrText>
        </w:r>
        <w:r>
          <w:fldChar w:fldCharType="separate"/>
        </w:r>
        <w:r>
          <w:t>5</w:t>
        </w:r>
        <w:r>
          <w:fldChar w:fldCharType="end"/>
        </w:r>
      </w:hyperlink>
    </w:p>
    <w:p w14:paraId="2E2FCC59" w14:textId="77777777" w:rsidR="005D53A6" w:rsidRDefault="00000000">
      <w:pPr>
        <w:pStyle w:val="TOC2"/>
        <w:tabs>
          <w:tab w:val="right" w:leader="dot" w:pos="9355"/>
        </w:tabs>
      </w:pPr>
      <w:hyperlink w:anchor="_Toc31962" w:history="1">
        <w:r>
          <w:rPr>
            <w:rFonts w:hint="eastAsia"/>
          </w:rPr>
          <w:t xml:space="preserve">8 </w:t>
        </w:r>
        <w:r>
          <w:rPr>
            <w:rFonts w:hint="eastAsia"/>
          </w:rPr>
          <w:t>健康诊断应用</w:t>
        </w:r>
        <w:r>
          <w:tab/>
        </w:r>
        <w:r>
          <w:fldChar w:fldCharType="begin"/>
        </w:r>
        <w:r>
          <w:instrText xml:space="preserve"> PAGEREF _Toc31962 \h </w:instrText>
        </w:r>
        <w:r>
          <w:fldChar w:fldCharType="separate"/>
        </w:r>
        <w:r>
          <w:t>6</w:t>
        </w:r>
        <w:r>
          <w:fldChar w:fldCharType="end"/>
        </w:r>
      </w:hyperlink>
    </w:p>
    <w:p w14:paraId="034D2BD0" w14:textId="77777777" w:rsidR="005D53A6" w:rsidRDefault="00000000">
      <w:pPr>
        <w:pStyle w:val="TOC1"/>
        <w:tabs>
          <w:tab w:val="right" w:leader="dot" w:pos="9355"/>
        </w:tabs>
        <w:ind w:firstLineChars="200" w:firstLine="420"/>
      </w:pPr>
      <w:hyperlink w:anchor="_Toc2607" w:history="1">
        <w:r>
          <w:rPr>
            <w:rFonts w:ascii="黑体" w:hint="eastAsia"/>
            <w:szCs w:val="15"/>
          </w:rPr>
          <w:t>附录</w:t>
        </w:r>
        <w:r>
          <w:rPr>
            <w:rFonts w:hint="eastAsia"/>
          </w:rPr>
          <w:t xml:space="preserve">A </w:t>
        </w:r>
        <w:r>
          <w:rPr>
            <w:rFonts w:hint="eastAsia"/>
          </w:rPr>
          <w:t>诊断报告模板</w:t>
        </w:r>
        <w:r>
          <w:tab/>
        </w:r>
        <w:r>
          <w:fldChar w:fldCharType="begin"/>
        </w:r>
        <w:r>
          <w:instrText xml:space="preserve"> PAGEREF _Toc2607 \h </w:instrText>
        </w:r>
        <w:r>
          <w:fldChar w:fldCharType="separate"/>
        </w:r>
        <w:r>
          <w:t>8</w:t>
        </w:r>
        <w:r>
          <w:fldChar w:fldCharType="end"/>
        </w:r>
      </w:hyperlink>
    </w:p>
    <w:p w14:paraId="4B0E4317" w14:textId="77777777" w:rsidR="005D53A6" w:rsidRDefault="00000000">
      <w:pPr>
        <w:pStyle w:val="11"/>
        <w:tabs>
          <w:tab w:val="right" w:leader="dot" w:pos="9355"/>
        </w:tabs>
        <w:outlineLvl w:val="0"/>
      </w:pPr>
      <w:r>
        <w:fldChar w:fldCharType="end"/>
      </w:r>
    </w:p>
    <w:p w14:paraId="7D30B8B2" w14:textId="77777777" w:rsidR="005D53A6" w:rsidRDefault="005D53A6">
      <w:pPr>
        <w:pStyle w:val="affffff8"/>
        <w:tabs>
          <w:tab w:val="right" w:leader="dot" w:pos="9345"/>
        </w:tabs>
        <w:spacing w:line="240" w:lineRule="auto"/>
        <w:rPr>
          <w:rFonts w:ascii="Times New Roman"/>
          <w:sz w:val="20"/>
        </w:rPr>
        <w:sectPr w:rsidR="005D53A6">
          <w:headerReference w:type="even" r:id="rId15"/>
          <w:headerReference w:type="default" r:id="rId16"/>
          <w:footerReference w:type="even" r:id="rId17"/>
          <w:footerReference w:type="default" r:id="rId18"/>
          <w:pgSz w:w="11907" w:h="16839"/>
          <w:pgMar w:top="1418" w:right="1134" w:bottom="1134" w:left="1418" w:header="1418" w:footer="851" w:gutter="0"/>
          <w:pgNumType w:start="1"/>
          <w:cols w:space="720"/>
          <w:docGrid w:type="lines" w:linePitch="312"/>
        </w:sectPr>
      </w:pPr>
      <w:bookmarkStart w:id="12" w:name="_Toc22267"/>
      <w:bookmarkStart w:id="13" w:name="_Toc20521"/>
    </w:p>
    <w:p w14:paraId="512A81B8" w14:textId="77777777" w:rsidR="005D53A6" w:rsidRDefault="00000000">
      <w:pPr>
        <w:pStyle w:val="affffff8"/>
        <w:tabs>
          <w:tab w:val="right" w:leader="dot" w:pos="9345"/>
        </w:tabs>
        <w:spacing w:line="240" w:lineRule="auto"/>
        <w:rPr>
          <w:rFonts w:ascii="Times New Roman"/>
          <w:sz w:val="21"/>
        </w:rPr>
      </w:pPr>
      <w:bookmarkStart w:id="14" w:name="_Toc458763818"/>
      <w:bookmarkStart w:id="15" w:name="_Toc28902"/>
      <w:bookmarkStart w:id="16" w:name="_Toc1159"/>
      <w:bookmarkStart w:id="17" w:name="_Toc5962"/>
      <w:bookmarkStart w:id="18" w:name="_Toc21603"/>
      <w:r>
        <w:rPr>
          <w:rFonts w:ascii="Times New Roman"/>
          <w:szCs w:val="32"/>
        </w:rPr>
        <w:lastRenderedPageBreak/>
        <w:t>前</w:t>
      </w:r>
      <w:r>
        <w:rPr>
          <w:rFonts w:ascii="Times New Roman"/>
          <w:szCs w:val="32"/>
        </w:rPr>
        <w:t xml:space="preserve">    </w:t>
      </w:r>
      <w:r>
        <w:rPr>
          <w:rFonts w:ascii="Times New Roman"/>
          <w:szCs w:val="32"/>
        </w:rPr>
        <w:t>言</w:t>
      </w:r>
      <w:bookmarkEnd w:id="8"/>
      <w:bookmarkEnd w:id="9"/>
      <w:bookmarkEnd w:id="10"/>
      <w:bookmarkEnd w:id="12"/>
      <w:bookmarkEnd w:id="13"/>
      <w:bookmarkEnd w:id="14"/>
      <w:bookmarkEnd w:id="15"/>
      <w:bookmarkEnd w:id="16"/>
      <w:bookmarkEnd w:id="17"/>
      <w:bookmarkEnd w:id="18"/>
    </w:p>
    <w:p w14:paraId="66BF4FD3" w14:textId="77777777" w:rsidR="005D53A6" w:rsidRDefault="00000000">
      <w:pPr>
        <w:ind w:firstLine="437"/>
        <w:rPr>
          <w:color w:val="000000" w:themeColor="text1"/>
        </w:rPr>
      </w:pPr>
      <w:bookmarkStart w:id="19" w:name="_Toc24949"/>
      <w:bookmarkStart w:id="20" w:name="_Toc458763820"/>
      <w:bookmarkStart w:id="21" w:name="SectionMark4"/>
      <w:bookmarkStart w:id="22" w:name="_Toc92013275"/>
      <w:bookmarkStart w:id="23" w:name="_Toc364276134"/>
      <w:bookmarkStart w:id="24" w:name="_Toc30669"/>
      <w:bookmarkStart w:id="25" w:name="_Toc363311377"/>
      <w:bookmarkEnd w:id="11"/>
      <w:r>
        <w:rPr>
          <w:rFonts w:hint="eastAsia"/>
          <w:color w:val="000000" w:themeColor="text1"/>
        </w:rPr>
        <w:t>为规范燃气调压装置预测性维护保养工作，进一步完善和提升燃气调压装置</w:t>
      </w:r>
      <w:bookmarkStart w:id="26" w:name="OLE_LINK2"/>
      <w:bookmarkStart w:id="27" w:name="OLE_LINK3"/>
      <w:r>
        <w:rPr>
          <w:rFonts w:hint="eastAsia"/>
          <w:color w:val="000000" w:themeColor="text1"/>
        </w:rPr>
        <w:t>运</w:t>
      </w:r>
      <w:bookmarkEnd w:id="26"/>
      <w:bookmarkEnd w:id="27"/>
      <w:r>
        <w:rPr>
          <w:rFonts w:hint="eastAsia"/>
          <w:color w:val="000000" w:themeColor="text1"/>
        </w:rPr>
        <w:t>行维护的技术水平，为</w:t>
      </w:r>
      <w:bookmarkStart w:id="28" w:name="OLE_LINK12"/>
      <w:bookmarkStart w:id="29" w:name="OLE_LINK13"/>
      <w:r>
        <w:rPr>
          <w:rFonts w:hint="eastAsia"/>
          <w:color w:val="000000" w:themeColor="text1"/>
        </w:rPr>
        <w:t>GB/T51474</w:t>
      </w:r>
      <w:r>
        <w:rPr>
          <w:rFonts w:hint="eastAsia"/>
          <w:color w:val="000000" w:themeColor="text1"/>
        </w:rPr>
        <w:t>《城镇燃气设施运行、维护和抢修安全技术标准》有关要求</w:t>
      </w:r>
      <w:bookmarkEnd w:id="28"/>
      <w:bookmarkEnd w:id="29"/>
      <w:r>
        <w:rPr>
          <w:rFonts w:hint="eastAsia"/>
          <w:color w:val="000000" w:themeColor="text1"/>
        </w:rPr>
        <w:t>提供技术支持，依据相关技术、方法、系统和实践经验，制定本标准。</w:t>
      </w:r>
    </w:p>
    <w:p w14:paraId="546645A4" w14:textId="77777777" w:rsidR="005D53A6" w:rsidRDefault="00000000">
      <w:pPr>
        <w:ind w:firstLine="437"/>
      </w:pPr>
      <w:r>
        <w:t>T/CGASXXX-202</w:t>
      </w:r>
      <w:r>
        <w:rPr>
          <w:rFonts w:hint="eastAsia"/>
        </w:rPr>
        <w:t>5</w:t>
      </w:r>
      <w:r>
        <w:rPr>
          <w:rFonts w:hint="eastAsia"/>
        </w:rPr>
        <w:t>《燃气调压装置</w:t>
      </w:r>
      <w:r>
        <w:rPr>
          <w:rFonts w:ascii="宋体" w:hAnsi="宋体" w:cs="宋体" w:hint="eastAsia"/>
          <w:szCs w:val="21"/>
        </w:rPr>
        <w:t>移动式诊断</w:t>
      </w:r>
      <w:r>
        <w:rPr>
          <w:rFonts w:hint="eastAsia"/>
        </w:rPr>
        <w:t>技术要求》分为以下</w:t>
      </w:r>
      <w:r>
        <w:rPr>
          <w:rFonts w:hint="eastAsia"/>
        </w:rPr>
        <w:t>2</w:t>
      </w:r>
      <w:r>
        <w:rPr>
          <w:rFonts w:hint="eastAsia"/>
        </w:rPr>
        <w:t>个部分：</w:t>
      </w:r>
    </w:p>
    <w:p w14:paraId="728A854F" w14:textId="77777777" w:rsidR="005D53A6" w:rsidRDefault="00000000">
      <w:pPr>
        <w:ind w:firstLine="437"/>
      </w:pPr>
      <w:r>
        <w:rPr>
          <w:rFonts w:hint="eastAsia"/>
        </w:rPr>
        <w:t>——第</w:t>
      </w:r>
      <w:r>
        <w:rPr>
          <w:rFonts w:hint="eastAsia"/>
        </w:rPr>
        <w:t>1</w:t>
      </w:r>
      <w:r>
        <w:rPr>
          <w:rFonts w:hint="eastAsia"/>
        </w:rPr>
        <w:t>部分：总体要求；</w:t>
      </w:r>
    </w:p>
    <w:p w14:paraId="472914A5" w14:textId="77777777" w:rsidR="005D53A6" w:rsidRDefault="00000000">
      <w:pPr>
        <w:ind w:firstLine="437"/>
      </w:pPr>
      <w:r>
        <w:rPr>
          <w:rFonts w:hint="eastAsia"/>
        </w:rPr>
        <w:t>——第</w:t>
      </w:r>
      <w:r>
        <w:rPr>
          <w:rFonts w:hint="eastAsia"/>
        </w:rPr>
        <w:t>2</w:t>
      </w:r>
      <w:r>
        <w:rPr>
          <w:rFonts w:hint="eastAsia"/>
        </w:rPr>
        <w:t>部分：移动式健康诊断仪；</w:t>
      </w:r>
    </w:p>
    <w:p w14:paraId="0E09DBFB" w14:textId="77777777" w:rsidR="005D53A6" w:rsidRDefault="00000000">
      <w:pPr>
        <w:ind w:firstLine="437"/>
      </w:pPr>
      <w:r>
        <w:rPr>
          <w:rFonts w:hint="eastAsia"/>
        </w:rPr>
        <w:t>本部分为</w:t>
      </w:r>
      <w:r>
        <w:t>T/CGASXXX</w:t>
      </w:r>
      <w:r>
        <w:rPr>
          <w:rFonts w:hint="eastAsia"/>
        </w:rPr>
        <w:t>的第</w:t>
      </w:r>
      <w:r>
        <w:rPr>
          <w:rFonts w:hint="eastAsia"/>
        </w:rPr>
        <w:t>1</w:t>
      </w:r>
      <w:r>
        <w:rPr>
          <w:rFonts w:hint="eastAsia"/>
        </w:rPr>
        <w:t>部分。</w:t>
      </w:r>
    </w:p>
    <w:p w14:paraId="2B48DE16" w14:textId="77777777" w:rsidR="005D53A6" w:rsidRDefault="00000000">
      <w:pPr>
        <w:ind w:firstLine="437"/>
        <w:rPr>
          <w:color w:val="000000"/>
          <w:szCs w:val="21"/>
        </w:rPr>
      </w:pPr>
      <w:r>
        <w:rPr>
          <w:rFonts w:hint="eastAsia"/>
          <w:color w:val="000000"/>
          <w:szCs w:val="21"/>
        </w:rPr>
        <w:t>本标准按照</w:t>
      </w:r>
      <w:r>
        <w:rPr>
          <w:rFonts w:hint="eastAsia"/>
          <w:color w:val="000000"/>
          <w:szCs w:val="21"/>
        </w:rPr>
        <w:t>T/CGAS 1000-2021</w:t>
      </w:r>
      <w:r>
        <w:rPr>
          <w:rFonts w:hint="eastAsia"/>
          <w:color w:val="000000"/>
          <w:szCs w:val="21"/>
        </w:rPr>
        <w:t>《中国城市燃气协会标准起草规则》的规定起草。</w:t>
      </w:r>
    </w:p>
    <w:p w14:paraId="257CCAC9" w14:textId="77777777" w:rsidR="005D53A6" w:rsidRDefault="00000000">
      <w:pPr>
        <w:ind w:firstLine="437"/>
        <w:rPr>
          <w:color w:val="000000"/>
          <w:szCs w:val="21"/>
        </w:rPr>
      </w:pPr>
      <w:r>
        <w:rPr>
          <w:rFonts w:hint="eastAsia"/>
          <w:color w:val="000000"/>
          <w:szCs w:val="21"/>
        </w:rPr>
        <w:t>请注意本标准的某些内容可能涉及专利。本标准的发布机构不承担识别专利的责任。</w:t>
      </w:r>
    </w:p>
    <w:p w14:paraId="3F7C3DDD" w14:textId="77777777" w:rsidR="005D53A6" w:rsidRDefault="00000000">
      <w:pPr>
        <w:ind w:firstLine="437"/>
        <w:rPr>
          <w:color w:val="000000"/>
          <w:szCs w:val="21"/>
        </w:rPr>
      </w:pPr>
      <w:r>
        <w:rPr>
          <w:rFonts w:hint="eastAsia"/>
          <w:color w:val="000000"/>
          <w:szCs w:val="21"/>
        </w:rPr>
        <w:t>本标准由中国城市燃气协会提出并归口。</w:t>
      </w:r>
    </w:p>
    <w:p w14:paraId="1C5E0DA5" w14:textId="77777777" w:rsidR="005D53A6" w:rsidRDefault="00000000">
      <w:pPr>
        <w:ind w:firstLine="437"/>
        <w:rPr>
          <w:rFonts w:ascii="宋体" w:hAnsi="宋体"/>
          <w:kern w:val="0"/>
          <w:szCs w:val="21"/>
        </w:rPr>
      </w:pPr>
      <w:r>
        <w:rPr>
          <w:rFonts w:hint="eastAsia"/>
          <w:color w:val="000000"/>
          <w:szCs w:val="21"/>
        </w:rPr>
        <w:t>本标准负责起草单位：</w:t>
      </w:r>
      <w:r>
        <w:rPr>
          <w:rFonts w:ascii="宋体" w:hAnsi="宋体" w:hint="eastAsia"/>
          <w:kern w:val="0"/>
          <w:szCs w:val="21"/>
        </w:rPr>
        <w:t>XXXXXXXXX</w:t>
      </w:r>
    </w:p>
    <w:p w14:paraId="5F3E3BEC" w14:textId="77777777" w:rsidR="005D53A6" w:rsidRDefault="00000000">
      <w:pPr>
        <w:ind w:firstLine="437"/>
        <w:rPr>
          <w:rFonts w:ascii="宋体" w:hAnsi="宋体"/>
          <w:kern w:val="0"/>
          <w:szCs w:val="21"/>
        </w:rPr>
      </w:pPr>
      <w:r>
        <w:rPr>
          <w:rFonts w:hint="eastAsia"/>
          <w:color w:val="000000"/>
          <w:szCs w:val="21"/>
        </w:rPr>
        <w:t>本标准参加起草单位：</w:t>
      </w:r>
      <w:r>
        <w:rPr>
          <w:rFonts w:ascii="宋体" w:hAnsi="宋体" w:hint="eastAsia"/>
          <w:kern w:val="0"/>
          <w:szCs w:val="21"/>
        </w:rPr>
        <w:t>XXXXXXXXX</w:t>
      </w:r>
    </w:p>
    <w:p w14:paraId="718DA36C" w14:textId="77777777" w:rsidR="005D53A6" w:rsidRDefault="00000000">
      <w:pPr>
        <w:ind w:firstLine="437"/>
        <w:rPr>
          <w:color w:val="000000"/>
          <w:szCs w:val="21"/>
        </w:rPr>
      </w:pPr>
      <w:r>
        <w:rPr>
          <w:rFonts w:hint="eastAsia"/>
          <w:color w:val="000000"/>
          <w:szCs w:val="21"/>
        </w:rPr>
        <w:t>本标准主要起草人：</w:t>
      </w:r>
      <w:r>
        <w:rPr>
          <w:rFonts w:hint="eastAsia"/>
          <w:color w:val="000000"/>
          <w:szCs w:val="21"/>
        </w:rPr>
        <w:t xml:space="preserve"> </w:t>
      </w:r>
      <w:r>
        <w:rPr>
          <w:rFonts w:ascii="宋体" w:hAnsi="宋体" w:hint="eastAsia"/>
          <w:kern w:val="0"/>
          <w:szCs w:val="21"/>
        </w:rPr>
        <w:t>XXXXXXXXX</w:t>
      </w:r>
    </w:p>
    <w:p w14:paraId="61C36C81"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本标准使用过程中如有建议或意见，请将意见和资料反馈给中国城市燃气标准工作委员会秘书处或负责起草单位。负责起草单位：XXXXXXXXX（XXXXXXXXX，邮政编码：XXXXXXX，邮箱：XXXXXXX）。</w:t>
      </w:r>
    </w:p>
    <w:p w14:paraId="21267DE3"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本标准为首次发布。</w:t>
      </w:r>
    </w:p>
    <w:p w14:paraId="5CB82BF4"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本标准版权为中国城市燃气协会所有。除了用于国家法律或事先得到中国城市燃气协会书面许可，标准的任何部分不得以任何形式和任何手段进行复制、发行、改编、翻译和汇编。如需申请版权许可，请联系中国城市燃气标准工作委员会秘书处。</w:t>
      </w:r>
    </w:p>
    <w:p w14:paraId="207B1C37"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联系地址：北京市西城区金融大街2</w:t>
      </w:r>
      <w:r>
        <w:rPr>
          <w:rFonts w:hAnsi="宋体"/>
          <w:szCs w:val="21"/>
        </w:rPr>
        <w:t>7</w:t>
      </w:r>
      <w:r>
        <w:rPr>
          <w:rFonts w:hAnsi="宋体" w:hint="eastAsia"/>
          <w:szCs w:val="21"/>
        </w:rPr>
        <w:t>号投资广场B座6层</w:t>
      </w:r>
    </w:p>
    <w:p w14:paraId="2DF62507"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邮政编码：1</w:t>
      </w:r>
      <w:r>
        <w:rPr>
          <w:rFonts w:hAnsi="宋体"/>
          <w:szCs w:val="21"/>
        </w:rPr>
        <w:t>00032</w:t>
      </w:r>
    </w:p>
    <w:p w14:paraId="56F7361D"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电话：0</w:t>
      </w:r>
      <w:r>
        <w:rPr>
          <w:rFonts w:hAnsi="宋体"/>
          <w:szCs w:val="21"/>
        </w:rPr>
        <w:t>10</w:t>
      </w:r>
      <w:r>
        <w:rPr>
          <w:rFonts w:hAnsi="宋体" w:hint="eastAsia"/>
          <w:szCs w:val="21"/>
        </w:rPr>
        <w:t>-</w:t>
      </w:r>
      <w:r>
        <w:rPr>
          <w:rFonts w:hAnsi="宋体"/>
          <w:szCs w:val="21"/>
        </w:rPr>
        <w:t>66219978</w:t>
      </w:r>
    </w:p>
    <w:p w14:paraId="64E3D5B1"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电子邮箱：cgas</w:t>
      </w:r>
      <w:r>
        <w:rPr>
          <w:rFonts w:hAnsi="宋体"/>
          <w:szCs w:val="21"/>
        </w:rPr>
        <w:t>@chinagas.org.cn</w:t>
      </w:r>
    </w:p>
    <w:p w14:paraId="1389DB5E" w14:textId="77777777" w:rsidR="005D53A6" w:rsidRDefault="005D53A6">
      <w:pPr>
        <w:jc w:val="left"/>
        <w:rPr>
          <w:rFonts w:hAnsi="宋体"/>
          <w:szCs w:val="21"/>
        </w:rPr>
        <w:sectPr w:rsidR="005D53A6">
          <w:footerReference w:type="even" r:id="rId19"/>
          <w:footerReference w:type="default" r:id="rId20"/>
          <w:pgSz w:w="11907" w:h="16839"/>
          <w:pgMar w:top="1418" w:right="1134" w:bottom="1134" w:left="1418" w:header="1418" w:footer="851" w:gutter="0"/>
          <w:pgNumType w:start="1"/>
          <w:cols w:space="720"/>
          <w:docGrid w:type="lines" w:linePitch="312"/>
        </w:sectPr>
      </w:pPr>
    </w:p>
    <w:p w14:paraId="2AB1667D" w14:textId="77777777" w:rsidR="005D53A6" w:rsidRDefault="00000000">
      <w:pPr>
        <w:jc w:val="center"/>
        <w:rPr>
          <w:rFonts w:eastAsia="黑体"/>
          <w:sz w:val="32"/>
          <w:szCs w:val="32"/>
        </w:rPr>
      </w:pPr>
      <w:r>
        <w:rPr>
          <w:rFonts w:eastAsia="黑体" w:hint="eastAsia"/>
          <w:sz w:val="32"/>
          <w:szCs w:val="32"/>
        </w:rPr>
        <w:lastRenderedPageBreak/>
        <w:t>燃气调压装置移动式诊断技术要求</w:t>
      </w:r>
    </w:p>
    <w:p w14:paraId="72B58BDE" w14:textId="77777777" w:rsidR="005D53A6" w:rsidRDefault="00000000">
      <w:pPr>
        <w:jc w:val="center"/>
        <w:rPr>
          <w:rFonts w:eastAsia="黑体"/>
          <w:sz w:val="32"/>
          <w:szCs w:val="32"/>
        </w:rPr>
      </w:pPr>
      <w:r>
        <w:rPr>
          <w:rFonts w:eastAsia="黑体" w:hint="eastAsia"/>
          <w:sz w:val="32"/>
          <w:szCs w:val="32"/>
        </w:rPr>
        <w:t>第</w:t>
      </w:r>
      <w:r>
        <w:rPr>
          <w:rFonts w:eastAsia="黑体" w:hint="eastAsia"/>
          <w:sz w:val="32"/>
          <w:szCs w:val="32"/>
        </w:rPr>
        <w:t>1</w:t>
      </w:r>
      <w:r>
        <w:rPr>
          <w:rFonts w:eastAsia="黑体" w:hint="eastAsia"/>
          <w:sz w:val="32"/>
          <w:szCs w:val="32"/>
        </w:rPr>
        <w:t>部分：总体要求</w:t>
      </w:r>
    </w:p>
    <w:p w14:paraId="39C3C846" w14:textId="77777777" w:rsidR="005D53A6" w:rsidRDefault="00000000">
      <w:pPr>
        <w:pStyle w:val="afe"/>
        <w:spacing w:before="156" w:after="156"/>
      </w:pPr>
      <w:bookmarkStart w:id="30" w:name="_Toc16618"/>
      <w:bookmarkStart w:id="31" w:name="_Toc1438"/>
      <w:bookmarkStart w:id="32" w:name="_Toc9359"/>
      <w:bookmarkStart w:id="33" w:name="_Toc26756"/>
      <w:bookmarkStart w:id="34" w:name="_Toc150778498"/>
      <w:r>
        <w:t>范围</w:t>
      </w:r>
      <w:bookmarkEnd w:id="30"/>
      <w:bookmarkEnd w:id="31"/>
      <w:bookmarkEnd w:id="32"/>
      <w:bookmarkEnd w:id="33"/>
      <w:bookmarkEnd w:id="34"/>
    </w:p>
    <w:p w14:paraId="26E6EC63" w14:textId="77777777" w:rsidR="005D53A6" w:rsidRDefault="00000000">
      <w:pPr>
        <w:ind w:firstLine="437"/>
        <w:rPr>
          <w:rFonts w:ascii="宋体" w:hAnsi="宋体"/>
          <w:color w:val="000000" w:themeColor="text1"/>
          <w:kern w:val="0"/>
          <w:szCs w:val="21"/>
        </w:rPr>
      </w:pPr>
      <w:bookmarkStart w:id="35" w:name="_Toc364276135"/>
      <w:bookmarkStart w:id="36" w:name="_Toc92013276"/>
      <w:bookmarkStart w:id="37" w:name="_Toc458763821"/>
      <w:bookmarkStart w:id="38" w:name="_Toc363311378"/>
      <w:bookmarkStart w:id="39" w:name="_Toc29206"/>
      <w:bookmarkStart w:id="40" w:name="_Toc19138"/>
      <w:r>
        <w:rPr>
          <w:rFonts w:hint="eastAsia"/>
          <w:color w:val="000000" w:themeColor="text1"/>
        </w:rPr>
        <w:t>本标准规定了</w:t>
      </w:r>
      <w:bookmarkStart w:id="41" w:name="OLE_LINK9"/>
      <w:bookmarkStart w:id="42" w:name="OLE_LINK8"/>
      <w:r>
        <w:rPr>
          <w:rFonts w:ascii="宋体" w:hAnsi="宋体" w:hint="eastAsia"/>
          <w:color w:val="000000" w:themeColor="text1"/>
          <w:kern w:val="0"/>
          <w:szCs w:val="21"/>
        </w:rPr>
        <w:t>燃气调压装置</w:t>
      </w:r>
      <w:bookmarkEnd w:id="41"/>
      <w:bookmarkEnd w:id="42"/>
      <w:r>
        <w:rPr>
          <w:rFonts w:ascii="宋体" w:hAnsi="宋体" w:hint="eastAsia"/>
          <w:color w:val="000000" w:themeColor="text1"/>
          <w:kern w:val="0"/>
          <w:szCs w:val="21"/>
        </w:rPr>
        <w:t>移动式诊断技术</w:t>
      </w:r>
      <w:r>
        <w:rPr>
          <w:rFonts w:hint="eastAsia"/>
          <w:color w:val="000000" w:themeColor="text1"/>
        </w:rPr>
        <w:t>的基本要求</w:t>
      </w:r>
      <w:r>
        <w:rPr>
          <w:rFonts w:hint="eastAsia"/>
          <w:color w:val="000000" w:themeColor="text1"/>
          <w:highlight w:val="yellow"/>
        </w:rPr>
        <w:t>、系统总体架构、健康诊断分析</w:t>
      </w:r>
      <w:r>
        <w:rPr>
          <w:rFonts w:ascii="宋体" w:hAnsi="宋体" w:cs="宋体" w:hint="eastAsia"/>
          <w:color w:val="000000" w:themeColor="text1"/>
          <w:highlight w:val="yellow"/>
        </w:rPr>
        <w:t>、健康诊断管理平台、健康诊断应用</w:t>
      </w:r>
      <w:r>
        <w:rPr>
          <w:rFonts w:hint="eastAsia"/>
          <w:color w:val="000000" w:themeColor="text1"/>
          <w:highlight w:val="yellow"/>
        </w:rPr>
        <w:t>等要求</w:t>
      </w:r>
      <w:r>
        <w:rPr>
          <w:rFonts w:hint="eastAsia"/>
          <w:color w:val="000000" w:themeColor="text1"/>
        </w:rPr>
        <w:t>。</w:t>
      </w:r>
    </w:p>
    <w:p w14:paraId="2806B599" w14:textId="77777777" w:rsidR="005D53A6" w:rsidRDefault="00000000">
      <w:pPr>
        <w:widowControl/>
        <w:ind w:firstLineChars="200" w:firstLine="420"/>
        <w:jc w:val="left"/>
        <w:rPr>
          <w:rFonts w:ascii="宋体" w:hAnsi="宋体"/>
          <w:kern w:val="0"/>
          <w:szCs w:val="21"/>
        </w:rPr>
      </w:pPr>
      <w:r>
        <w:rPr>
          <w:rFonts w:ascii="宋体" w:hAnsi="宋体" w:hint="eastAsia"/>
          <w:kern w:val="0"/>
          <w:szCs w:val="21"/>
        </w:rPr>
        <w:t>本标准适用于进口压力不大于10.0MPa的各类燃气调压装置的诊断维护保养工作。</w:t>
      </w:r>
    </w:p>
    <w:p w14:paraId="2BD3AE9B" w14:textId="77777777" w:rsidR="005D53A6" w:rsidRDefault="00000000">
      <w:pPr>
        <w:pStyle w:val="afe"/>
        <w:spacing w:before="156" w:after="156"/>
      </w:pPr>
      <w:bookmarkStart w:id="43" w:name="_Toc18939"/>
      <w:bookmarkStart w:id="44" w:name="_Toc6927"/>
      <w:bookmarkStart w:id="45" w:name="_Toc31095"/>
      <w:bookmarkStart w:id="46" w:name="_Toc11697"/>
      <w:bookmarkStart w:id="47" w:name="_Toc150778499"/>
      <w:r>
        <w:rPr>
          <w:rFonts w:hint="eastAsia"/>
        </w:rPr>
        <w:t>规范性引用文件</w:t>
      </w:r>
      <w:bookmarkEnd w:id="35"/>
      <w:bookmarkEnd w:id="36"/>
      <w:bookmarkEnd w:id="37"/>
      <w:bookmarkEnd w:id="38"/>
      <w:bookmarkEnd w:id="39"/>
      <w:bookmarkEnd w:id="40"/>
      <w:bookmarkEnd w:id="43"/>
      <w:bookmarkEnd w:id="44"/>
      <w:bookmarkEnd w:id="45"/>
      <w:bookmarkEnd w:id="46"/>
      <w:bookmarkEnd w:id="47"/>
    </w:p>
    <w:p w14:paraId="72DE2CD9" w14:textId="77777777" w:rsidR="005D53A6" w:rsidRDefault="00000000">
      <w:pPr>
        <w:pStyle w:val="affffd"/>
        <w:ind w:firstLine="420"/>
        <w:rPr>
          <w:rFonts w:ascii="Times New Roman"/>
        </w:rPr>
      </w:pPr>
      <w:r>
        <w:rPr>
          <w:rFonts w:ascii="Times New Roman" w:hint="eastAsia"/>
        </w:rPr>
        <w:t>下列标准中的内容通过文中的规范性引用而构成本标准必不可少的条款。其中，注日期的引用标准，仅该日期对应的版本适用于本标准；不注日期的引用标准，其最新版本（包括所有的修改单）适用于本标准。</w:t>
      </w:r>
    </w:p>
    <w:p w14:paraId="506B780B" w14:textId="77777777" w:rsidR="005D53A6" w:rsidRDefault="00000000">
      <w:pPr>
        <w:pStyle w:val="affffd"/>
        <w:tabs>
          <w:tab w:val="center" w:pos="4201"/>
          <w:tab w:val="right" w:leader="dot" w:pos="9298"/>
        </w:tabs>
        <w:ind w:firstLine="420"/>
        <w:rPr>
          <w:rFonts w:hAnsi="宋体"/>
          <w:szCs w:val="21"/>
        </w:rPr>
      </w:pPr>
      <w:bookmarkStart w:id="48" w:name="_Toc170890769"/>
      <w:bookmarkStart w:id="49" w:name="_Toc405"/>
      <w:bookmarkStart w:id="50" w:name="_Toc458763822"/>
      <w:bookmarkStart w:id="51" w:name="_Toc13028"/>
      <w:bookmarkStart w:id="52" w:name="_Toc29141"/>
      <w:bookmarkStart w:id="53" w:name="_Toc92013277"/>
      <w:bookmarkStart w:id="54" w:name="_Toc363311379"/>
      <w:bookmarkStart w:id="55" w:name="_Toc364276136"/>
      <w:bookmarkStart w:id="56" w:name="_Toc150778500"/>
      <w:bookmarkEnd w:id="48"/>
      <w:r>
        <w:rPr>
          <w:rFonts w:hAnsi="宋体" w:hint="eastAsia"/>
          <w:szCs w:val="21"/>
        </w:rPr>
        <w:t xml:space="preserve">GB 27790        </w:t>
      </w:r>
      <w:r>
        <w:rPr>
          <w:rFonts w:hAnsi="宋体"/>
          <w:szCs w:val="21"/>
        </w:rPr>
        <w:t xml:space="preserve"> </w:t>
      </w:r>
      <w:r>
        <w:rPr>
          <w:rFonts w:hAnsi="宋体" w:hint="eastAsia"/>
          <w:szCs w:val="21"/>
        </w:rPr>
        <w:t xml:space="preserve">  城镇燃气调压器</w:t>
      </w:r>
    </w:p>
    <w:p w14:paraId="45E91789" w14:textId="77777777" w:rsidR="005D53A6" w:rsidRDefault="00000000">
      <w:pPr>
        <w:pStyle w:val="affffd"/>
        <w:tabs>
          <w:tab w:val="center" w:pos="4201"/>
          <w:tab w:val="right" w:leader="dot" w:pos="9298"/>
        </w:tabs>
        <w:ind w:firstLine="420"/>
        <w:rPr>
          <w:rFonts w:hAnsi="宋体"/>
          <w:szCs w:val="21"/>
        </w:rPr>
      </w:pPr>
      <w:r>
        <w:rPr>
          <w:rFonts w:hAnsi="宋体" w:hint="eastAsia"/>
          <w:szCs w:val="21"/>
        </w:rPr>
        <w:t xml:space="preserve">GB 27791        </w:t>
      </w:r>
      <w:r>
        <w:rPr>
          <w:rFonts w:hAnsi="宋体"/>
          <w:szCs w:val="21"/>
        </w:rPr>
        <w:t xml:space="preserve"> </w:t>
      </w:r>
      <w:r>
        <w:rPr>
          <w:rFonts w:hAnsi="宋体" w:hint="eastAsia"/>
          <w:szCs w:val="21"/>
        </w:rPr>
        <w:t xml:space="preserve">  城镇燃气调压箱</w:t>
      </w:r>
    </w:p>
    <w:p w14:paraId="1A38BEEF" w14:textId="77777777" w:rsidR="005D53A6" w:rsidRDefault="00000000">
      <w:pPr>
        <w:pStyle w:val="affffd"/>
        <w:tabs>
          <w:tab w:val="center" w:pos="4201"/>
          <w:tab w:val="right" w:leader="dot" w:pos="9298"/>
        </w:tabs>
        <w:ind w:firstLine="420"/>
        <w:rPr>
          <w:color w:val="000000"/>
          <w:szCs w:val="21"/>
        </w:rPr>
      </w:pPr>
      <w:r>
        <w:rPr>
          <w:rFonts w:hint="eastAsia"/>
          <w:color w:val="000000"/>
          <w:szCs w:val="21"/>
        </w:rPr>
        <w:t>GB/T 51474         城镇燃气设施运行、维护和抢修安全技术标准</w:t>
      </w:r>
    </w:p>
    <w:p w14:paraId="0E019A57" w14:textId="77777777" w:rsidR="005D53A6" w:rsidRDefault="00000000">
      <w:pPr>
        <w:pStyle w:val="affffd"/>
        <w:tabs>
          <w:tab w:val="center" w:pos="4201"/>
          <w:tab w:val="right" w:leader="dot" w:pos="9298"/>
        </w:tabs>
        <w:ind w:firstLine="420"/>
        <w:rPr>
          <w:color w:val="000000"/>
          <w:szCs w:val="21"/>
        </w:rPr>
      </w:pPr>
      <w:r>
        <w:rPr>
          <w:rFonts w:hint="eastAsia"/>
          <w:color w:val="000000"/>
          <w:szCs w:val="21"/>
        </w:rPr>
        <w:t>T/CGAS 027         城镇燃气智能调压箱技术规范</w:t>
      </w:r>
    </w:p>
    <w:p w14:paraId="6E8AA1F7" w14:textId="77777777" w:rsidR="005D53A6" w:rsidRDefault="00000000">
      <w:pPr>
        <w:pStyle w:val="afe"/>
        <w:keepNext/>
        <w:spacing w:beforeLines="100" w:before="312" w:afterLines="100" w:after="312"/>
        <w:rPr>
          <w:rFonts w:ascii="Times New Roman"/>
        </w:rPr>
      </w:pPr>
      <w:bookmarkStart w:id="57" w:name="_Toc14111"/>
      <w:bookmarkStart w:id="58" w:name="_Toc3066"/>
      <w:bookmarkStart w:id="59" w:name="_Toc9838"/>
      <w:r>
        <w:rPr>
          <w:rFonts w:ascii="Times New Roman"/>
        </w:rPr>
        <w:t>术语</w:t>
      </w:r>
      <w:r>
        <w:rPr>
          <w:rFonts w:ascii="Times New Roman" w:hint="eastAsia"/>
        </w:rPr>
        <w:t>和</w:t>
      </w:r>
      <w:r>
        <w:rPr>
          <w:rFonts w:ascii="Times New Roman"/>
        </w:rPr>
        <w:t>定义</w:t>
      </w:r>
      <w:bookmarkStart w:id="60" w:name="OLE_LINK1"/>
      <w:bookmarkEnd w:id="49"/>
      <w:bookmarkEnd w:id="50"/>
      <w:bookmarkEnd w:id="51"/>
      <w:bookmarkEnd w:id="52"/>
      <w:bookmarkEnd w:id="53"/>
      <w:bookmarkEnd w:id="54"/>
      <w:bookmarkEnd w:id="55"/>
      <w:bookmarkEnd w:id="56"/>
      <w:bookmarkEnd w:id="57"/>
      <w:bookmarkEnd w:id="58"/>
      <w:bookmarkEnd w:id="59"/>
    </w:p>
    <w:p w14:paraId="577480EF" w14:textId="77777777" w:rsidR="005D53A6" w:rsidRDefault="00000000">
      <w:pPr>
        <w:pStyle w:val="affffd"/>
        <w:ind w:firstLineChars="0" w:firstLine="0"/>
      </w:pPr>
      <w:bookmarkStart w:id="61" w:name="_Toc150778501"/>
      <w:bookmarkStart w:id="62" w:name="_Toc19882"/>
      <w:bookmarkStart w:id="63" w:name="_Toc4148"/>
      <w:bookmarkEnd w:id="60"/>
      <w:r>
        <w:rPr>
          <w:rFonts w:hint="eastAsia"/>
        </w:rPr>
        <w:t xml:space="preserve">3.1 </w:t>
      </w:r>
      <w:r>
        <w:t>术语和定义</w:t>
      </w:r>
      <w:bookmarkEnd w:id="61"/>
      <w:bookmarkEnd w:id="62"/>
      <w:bookmarkEnd w:id="63"/>
    </w:p>
    <w:p w14:paraId="2B832293" w14:textId="77777777" w:rsidR="005D53A6" w:rsidRDefault="00000000">
      <w:pPr>
        <w:pStyle w:val="affffd"/>
        <w:tabs>
          <w:tab w:val="center" w:pos="4201"/>
          <w:tab w:val="right" w:leader="dot" w:pos="9298"/>
        </w:tabs>
        <w:ind w:firstLine="420"/>
        <w:rPr>
          <w:rFonts w:hAnsi="宋体"/>
          <w:szCs w:val="21"/>
        </w:rPr>
      </w:pPr>
      <w:bookmarkStart w:id="64" w:name="_Toc465949526"/>
      <w:bookmarkStart w:id="65" w:name="_Toc463428891"/>
      <w:bookmarkStart w:id="66" w:name="_Toc465951515"/>
      <w:bookmarkStart w:id="67" w:name="_Toc463427845"/>
      <w:bookmarkStart w:id="68" w:name="_Toc462671802"/>
      <w:bookmarkStart w:id="69" w:name="_Toc465868672"/>
      <w:bookmarkStart w:id="70" w:name="_Toc463439531"/>
      <w:bookmarkStart w:id="71" w:name="_Toc463511386"/>
      <w:bookmarkStart w:id="72" w:name="_Toc463365329"/>
      <w:bookmarkStart w:id="73" w:name="_Toc465865886"/>
      <w:bookmarkStart w:id="74" w:name="_Toc462669597"/>
      <w:bookmarkStart w:id="75" w:name="_Hlk105328507"/>
      <w:bookmarkStart w:id="76" w:name="_Toc233414675"/>
      <w:bookmarkEnd w:id="64"/>
      <w:bookmarkEnd w:id="65"/>
      <w:bookmarkEnd w:id="66"/>
      <w:bookmarkEnd w:id="67"/>
      <w:bookmarkEnd w:id="68"/>
      <w:bookmarkEnd w:id="69"/>
      <w:bookmarkEnd w:id="70"/>
      <w:bookmarkEnd w:id="71"/>
      <w:bookmarkEnd w:id="72"/>
      <w:bookmarkEnd w:id="73"/>
      <w:bookmarkEnd w:id="74"/>
      <w:r>
        <w:rPr>
          <w:rFonts w:hAnsi="宋体" w:hint="eastAsia"/>
          <w:szCs w:val="21"/>
        </w:rPr>
        <w:t>GB 27790、GB</w:t>
      </w:r>
      <w:r>
        <w:rPr>
          <w:rFonts w:hAnsi="宋体"/>
          <w:szCs w:val="21"/>
        </w:rPr>
        <w:t xml:space="preserve"> </w:t>
      </w:r>
      <w:r>
        <w:rPr>
          <w:rFonts w:hAnsi="宋体" w:hint="eastAsia"/>
          <w:szCs w:val="21"/>
        </w:rPr>
        <w:t>27791</w:t>
      </w:r>
      <w:bookmarkEnd w:id="75"/>
      <w:r>
        <w:rPr>
          <w:rFonts w:hAnsi="宋体" w:hint="eastAsia"/>
          <w:szCs w:val="21"/>
        </w:rPr>
        <w:t>、</w:t>
      </w:r>
      <w:r>
        <w:rPr>
          <w:rFonts w:hint="eastAsia"/>
          <w:color w:val="000000"/>
          <w:szCs w:val="21"/>
        </w:rPr>
        <w:t>GB/T 51474</w:t>
      </w:r>
      <w:r>
        <w:rPr>
          <w:rFonts w:hAnsi="宋体" w:hint="eastAsia"/>
          <w:szCs w:val="21"/>
        </w:rPr>
        <w:t>及</w:t>
      </w:r>
      <w:r>
        <w:rPr>
          <w:rFonts w:hint="eastAsia"/>
          <w:color w:val="000000"/>
          <w:szCs w:val="21"/>
        </w:rPr>
        <w:t>T/CGAS 027</w:t>
      </w:r>
      <w:r>
        <w:rPr>
          <w:rFonts w:hAnsi="宋体" w:hint="eastAsia"/>
          <w:szCs w:val="21"/>
        </w:rPr>
        <w:t>界定的以及下列术语和定义适用于本标准。</w:t>
      </w:r>
      <w:bookmarkEnd w:id="76"/>
    </w:p>
    <w:p w14:paraId="60D21B65" w14:textId="77777777" w:rsidR="005D53A6" w:rsidRDefault="005D53A6">
      <w:pPr>
        <w:pStyle w:val="affffd"/>
        <w:tabs>
          <w:tab w:val="center" w:pos="4201"/>
          <w:tab w:val="right" w:leader="dot" w:pos="9298"/>
        </w:tabs>
        <w:ind w:firstLineChars="0" w:firstLine="0"/>
        <w:rPr>
          <w:rFonts w:hAnsi="宋体"/>
          <w:szCs w:val="21"/>
        </w:rPr>
      </w:pPr>
    </w:p>
    <w:p w14:paraId="7771E228" w14:textId="77777777" w:rsidR="005D53A6" w:rsidRDefault="00000000">
      <w:pPr>
        <w:pStyle w:val="affffd"/>
        <w:ind w:firstLineChars="0" w:firstLine="0"/>
      </w:pPr>
      <w:r>
        <w:rPr>
          <w:rFonts w:hint="eastAsia"/>
        </w:rPr>
        <w:t>3.1.1 燃气调压装置 gas pressure regulating device</w:t>
      </w:r>
    </w:p>
    <w:p w14:paraId="66FE0B05" w14:textId="77777777" w:rsidR="005D53A6" w:rsidRDefault="00000000">
      <w:pPr>
        <w:pStyle w:val="affffd"/>
        <w:spacing w:before="180" w:after="180" w:line="360" w:lineRule="exact"/>
        <w:ind w:firstLineChars="0" w:firstLine="420"/>
        <w:rPr>
          <w:rFonts w:ascii="Helvetica" w:eastAsiaTheme="minorEastAsia" w:hAnsi="Helvetica" w:cs="Helvetica"/>
          <w:color w:val="000000" w:themeColor="text1"/>
          <w:spacing w:val="4"/>
          <w:szCs w:val="21"/>
          <w:shd w:val="clear" w:color="auto" w:fill="FFFFFF"/>
        </w:rPr>
      </w:pPr>
      <w:r>
        <w:rPr>
          <w:rFonts w:ascii="Helvetica" w:eastAsia="Helvetica" w:hAnsi="Helvetica" w:cs="Helvetica" w:hint="eastAsia"/>
          <w:color w:val="000000" w:themeColor="text1"/>
          <w:spacing w:val="4"/>
          <w:szCs w:val="21"/>
          <w:shd w:val="clear" w:color="auto" w:fill="FFFFFF"/>
        </w:rPr>
        <w:t>将较高燃气压力降至所需</w:t>
      </w:r>
      <w:r>
        <w:rPr>
          <w:rFonts w:ascii="Helvetica" w:hAnsi="Helvetica" w:cs="Helvetica" w:hint="eastAsia"/>
          <w:color w:val="000000" w:themeColor="text1"/>
          <w:spacing w:val="4"/>
          <w:szCs w:val="21"/>
          <w:shd w:val="clear" w:color="auto" w:fill="FFFFFF"/>
        </w:rPr>
        <w:t>较低压力的</w:t>
      </w:r>
      <w:r>
        <w:rPr>
          <w:rFonts w:ascii="Helvetica" w:eastAsia="Helvetica" w:hAnsi="Helvetica" w:cs="Helvetica" w:hint="eastAsia"/>
          <w:color w:val="000000" w:themeColor="text1"/>
          <w:spacing w:val="4"/>
          <w:szCs w:val="21"/>
          <w:shd w:val="clear" w:color="auto" w:fill="FFFFFF"/>
        </w:rPr>
        <w:t>调压单元总称。包括但不限于调压器、过滤器、切断阀、放散阀、进出口阀门及其附属管道。</w:t>
      </w:r>
    </w:p>
    <w:p w14:paraId="3AF9ADA3" w14:textId="77777777" w:rsidR="005D53A6" w:rsidRDefault="00000000">
      <w:pPr>
        <w:pStyle w:val="affffd"/>
        <w:ind w:firstLineChars="0" w:firstLine="0"/>
      </w:pPr>
      <w:r>
        <w:rPr>
          <w:rFonts w:hint="eastAsia"/>
        </w:rPr>
        <w:t>3.1.2 移动式健康诊断仪 portable health diagnostic device</w:t>
      </w:r>
    </w:p>
    <w:p w14:paraId="1787127F" w14:textId="77777777" w:rsidR="005D53A6" w:rsidRDefault="00000000">
      <w:pPr>
        <w:widowControl/>
        <w:shd w:val="clear" w:color="auto" w:fill="FFFFFF"/>
        <w:spacing w:before="180" w:after="180" w:line="360" w:lineRule="atLeast"/>
        <w:ind w:firstLineChars="200" w:firstLine="436"/>
        <w:jc w:val="left"/>
        <w:textAlignment w:val="baseline"/>
        <w:rPr>
          <w:rFonts w:ascii="Helvetica" w:eastAsiaTheme="minorEastAsia" w:hAnsi="Helvetica" w:cs="Helvetica"/>
          <w:color w:val="000000" w:themeColor="text1"/>
          <w:spacing w:val="4"/>
          <w:kern w:val="0"/>
          <w:szCs w:val="21"/>
          <w:shd w:val="clear" w:color="auto" w:fill="FFFFFF"/>
        </w:rPr>
      </w:pPr>
      <w:r>
        <w:rPr>
          <w:rFonts w:ascii="Helvetica" w:eastAsia="Helvetica" w:hAnsi="Helvetica" w:cs="Helvetica" w:hint="eastAsia"/>
          <w:color w:val="000000" w:themeColor="text1"/>
          <w:spacing w:val="4"/>
          <w:kern w:val="0"/>
          <w:szCs w:val="21"/>
          <w:shd w:val="clear" w:color="auto" w:fill="FFFFFF"/>
        </w:rPr>
        <w:t>通过接入燃气调压装置，对调压器、切断阀、放散阀等进行检测，将采集的数据结果对比出厂参数或设计要求，实现性能分析、故障诊断与风险评估</w:t>
      </w:r>
      <w:r>
        <w:rPr>
          <w:rFonts w:ascii="Helvetica" w:hAnsi="Helvetica" w:cs="Helvetica" w:hint="eastAsia"/>
          <w:color w:val="000000" w:themeColor="text1"/>
          <w:spacing w:val="4"/>
          <w:kern w:val="0"/>
          <w:szCs w:val="21"/>
          <w:shd w:val="clear" w:color="auto" w:fill="FFFFFF"/>
        </w:rPr>
        <w:t>的可拆卸式</w:t>
      </w:r>
      <w:r>
        <w:rPr>
          <w:rFonts w:hint="eastAsia"/>
          <w:color w:val="000000" w:themeColor="text1"/>
        </w:rPr>
        <w:t>检测仪器。</w:t>
      </w:r>
      <w:r>
        <w:rPr>
          <w:rFonts w:ascii="Helvetica" w:eastAsia="Helvetica" w:hAnsi="Helvetica" w:cs="Helvetica" w:hint="eastAsia"/>
          <w:color w:val="000000" w:themeColor="text1"/>
          <w:spacing w:val="4"/>
          <w:kern w:val="0"/>
          <w:szCs w:val="21"/>
          <w:shd w:val="clear" w:color="auto" w:fill="FFFFFF"/>
        </w:rPr>
        <w:t>仪器</w:t>
      </w:r>
      <w:r>
        <w:rPr>
          <w:rFonts w:ascii="Helvetica" w:eastAsia="Helvetica" w:hAnsi="Helvetica" w:cs="Helvetica"/>
          <w:color w:val="000000" w:themeColor="text1"/>
          <w:spacing w:val="4"/>
          <w:kern w:val="0"/>
          <w:szCs w:val="21"/>
          <w:shd w:val="clear" w:color="auto" w:fill="FFFFFF"/>
        </w:rPr>
        <w:t>主要由主控单元、供气模块、检测传感器、执行元件及防护箱体等部分组成，具备数据采集、数据传输、数据存储及性能诊断等功能。</w:t>
      </w:r>
    </w:p>
    <w:p w14:paraId="12A01A77" w14:textId="77777777" w:rsidR="005D53A6" w:rsidRDefault="00000000">
      <w:pPr>
        <w:pStyle w:val="affffd"/>
        <w:ind w:firstLineChars="0" w:firstLine="0"/>
        <w:rPr>
          <w:color w:val="000000" w:themeColor="text1"/>
        </w:rPr>
      </w:pPr>
      <w:r>
        <w:rPr>
          <w:rFonts w:hint="eastAsia"/>
          <w:color w:val="000000" w:themeColor="text1"/>
        </w:rPr>
        <w:t>3.1.3 健康诊断管理平台  health diagnosis management platform</w:t>
      </w:r>
    </w:p>
    <w:p w14:paraId="11F0892C" w14:textId="77777777" w:rsidR="005D53A6" w:rsidRDefault="00000000">
      <w:pPr>
        <w:widowControl/>
        <w:shd w:val="clear" w:color="auto" w:fill="FFFFFF"/>
        <w:spacing w:before="180" w:after="180" w:line="360" w:lineRule="atLeast"/>
        <w:ind w:firstLineChars="200" w:firstLine="436"/>
        <w:jc w:val="left"/>
        <w:textAlignment w:val="baseline"/>
        <w:rPr>
          <w:rFonts w:ascii="Helvetica" w:eastAsia="Helvetica" w:hAnsi="Helvetica" w:cs="Helvetica"/>
          <w:color w:val="000000" w:themeColor="text1"/>
          <w:spacing w:val="4"/>
          <w:kern w:val="0"/>
          <w:szCs w:val="21"/>
          <w:shd w:val="clear" w:color="auto" w:fill="FFFFFF"/>
        </w:rPr>
      </w:pPr>
      <w:bookmarkStart w:id="77" w:name="_Toc13829"/>
      <w:bookmarkStart w:id="78" w:name="_Toc13357"/>
      <w:bookmarkStart w:id="79" w:name="_Toc15201"/>
      <w:bookmarkStart w:id="80" w:name="_Toc5287"/>
      <w:bookmarkStart w:id="81" w:name="_Toc4275"/>
      <w:bookmarkStart w:id="82" w:name="_Toc150778502"/>
      <w:bookmarkStart w:id="83" w:name="_Toc19476"/>
      <w:bookmarkStart w:id="84" w:name="_Toc30496"/>
      <w:bookmarkStart w:id="85" w:name="_Toc435100917"/>
      <w:bookmarkStart w:id="86" w:name="_Toc20292"/>
      <w:r>
        <w:rPr>
          <w:rFonts w:ascii="Helvetica" w:eastAsia="Helvetica" w:hAnsi="Helvetica" w:cs="Helvetica" w:hint="eastAsia"/>
          <w:color w:val="000000" w:themeColor="text1"/>
          <w:spacing w:val="4"/>
          <w:kern w:val="0"/>
          <w:szCs w:val="21"/>
          <w:shd w:val="clear" w:color="auto" w:fill="FFFFFF"/>
        </w:rPr>
        <w:t>由软件平台和</w:t>
      </w:r>
      <w:r>
        <w:rPr>
          <w:rFonts w:ascii="宋体" w:hAnsi="宋体" w:cs="宋体" w:hint="eastAsia"/>
          <w:color w:val="000000" w:themeColor="text1"/>
          <w:spacing w:val="4"/>
          <w:kern w:val="0"/>
          <w:szCs w:val="21"/>
          <w:shd w:val="clear" w:color="auto" w:fill="FFFFFF"/>
        </w:rPr>
        <w:t>硬件</w:t>
      </w:r>
      <w:r>
        <w:rPr>
          <w:rFonts w:ascii="Helvetica" w:eastAsia="Helvetica" w:hAnsi="Helvetica" w:cs="Helvetica" w:hint="eastAsia"/>
          <w:color w:val="000000" w:themeColor="text1"/>
          <w:spacing w:val="4"/>
          <w:kern w:val="0"/>
          <w:szCs w:val="21"/>
          <w:shd w:val="clear" w:color="auto" w:fill="FFFFFF"/>
        </w:rPr>
        <w:t>设备等组成。</w:t>
      </w:r>
      <w:r>
        <w:rPr>
          <w:rFonts w:ascii="Helvetica" w:eastAsia="Helvetica" w:hAnsi="Helvetica" w:cs="Helvetica"/>
          <w:color w:val="000000" w:themeColor="text1"/>
          <w:spacing w:val="4"/>
          <w:kern w:val="0"/>
          <w:szCs w:val="21"/>
          <w:shd w:val="clear" w:color="auto" w:fill="FFFFFF"/>
        </w:rPr>
        <w:t>用于</w:t>
      </w:r>
      <w:r>
        <w:rPr>
          <w:rFonts w:ascii="Helvetica" w:eastAsia="Helvetica" w:hAnsi="Helvetica" w:cs="Helvetica" w:hint="eastAsia"/>
          <w:color w:val="000000" w:themeColor="text1"/>
          <w:spacing w:val="4"/>
          <w:kern w:val="0"/>
          <w:szCs w:val="21"/>
          <w:shd w:val="clear" w:color="auto" w:fill="FFFFFF"/>
        </w:rPr>
        <w:t>对</w:t>
      </w:r>
      <w:r>
        <w:rPr>
          <w:rFonts w:ascii="Helvetica" w:hAnsi="Helvetica" w:cs="Helvetica" w:hint="eastAsia"/>
          <w:color w:val="000000" w:themeColor="text1"/>
          <w:spacing w:val="4"/>
          <w:kern w:val="0"/>
          <w:szCs w:val="21"/>
          <w:shd w:val="clear" w:color="auto" w:fill="FFFFFF"/>
        </w:rPr>
        <w:t>移动式健康诊断仪</w:t>
      </w:r>
      <w:r>
        <w:rPr>
          <w:rFonts w:ascii="Helvetica" w:eastAsia="Helvetica" w:hAnsi="Helvetica" w:cs="Helvetica" w:hint="eastAsia"/>
          <w:color w:val="000000" w:themeColor="text1"/>
          <w:spacing w:val="4"/>
          <w:kern w:val="0"/>
          <w:szCs w:val="21"/>
          <w:shd w:val="clear" w:color="auto" w:fill="FFFFFF"/>
        </w:rPr>
        <w:t>进行远程</w:t>
      </w:r>
      <w:r>
        <w:rPr>
          <w:rFonts w:ascii="Helvetica" w:hAnsi="Helvetica" w:cs="Helvetica" w:hint="eastAsia"/>
          <w:color w:val="000000" w:themeColor="text1"/>
          <w:spacing w:val="4"/>
          <w:kern w:val="0"/>
          <w:szCs w:val="21"/>
          <w:shd w:val="clear" w:color="auto" w:fill="FFFFFF"/>
        </w:rPr>
        <w:t>数据</w:t>
      </w:r>
      <w:r>
        <w:rPr>
          <w:rFonts w:ascii="Helvetica" w:eastAsia="Helvetica" w:hAnsi="Helvetica" w:cs="Helvetica" w:hint="eastAsia"/>
          <w:color w:val="000000" w:themeColor="text1"/>
          <w:spacing w:val="4"/>
          <w:kern w:val="0"/>
          <w:szCs w:val="21"/>
          <w:shd w:val="clear" w:color="auto" w:fill="FFFFFF"/>
        </w:rPr>
        <w:t>读取和管理的中心，通过</w:t>
      </w:r>
      <w:r>
        <w:rPr>
          <w:rFonts w:ascii="Helvetica" w:hAnsi="Helvetica" w:cs="Helvetica" w:hint="eastAsia"/>
          <w:color w:val="000000" w:themeColor="text1"/>
          <w:spacing w:val="4"/>
          <w:kern w:val="0"/>
          <w:szCs w:val="21"/>
          <w:shd w:val="clear" w:color="auto" w:fill="FFFFFF"/>
        </w:rPr>
        <w:t>特定算法模型对燃气调压装置的运行工况进行诊断分析，并自动生成分析</w:t>
      </w:r>
      <w:r>
        <w:rPr>
          <w:rFonts w:ascii="Helvetica" w:eastAsia="Helvetica" w:hAnsi="Helvetica" w:cs="Helvetica" w:hint="eastAsia"/>
          <w:color w:val="000000" w:themeColor="text1"/>
          <w:spacing w:val="4"/>
          <w:kern w:val="0"/>
          <w:szCs w:val="21"/>
          <w:shd w:val="clear" w:color="auto" w:fill="FFFFFF"/>
        </w:rPr>
        <w:t>报告</w:t>
      </w:r>
      <w:r>
        <w:rPr>
          <w:rFonts w:ascii="Helvetica" w:hAnsi="Helvetica" w:cs="Helvetica" w:hint="eastAsia"/>
          <w:color w:val="000000" w:themeColor="text1"/>
          <w:spacing w:val="4"/>
          <w:kern w:val="0"/>
          <w:szCs w:val="21"/>
          <w:shd w:val="clear" w:color="auto" w:fill="FFFFFF"/>
        </w:rPr>
        <w:t>。</w:t>
      </w:r>
    </w:p>
    <w:bookmarkEnd w:id="77"/>
    <w:bookmarkEnd w:id="78"/>
    <w:bookmarkEnd w:id="79"/>
    <w:bookmarkEnd w:id="80"/>
    <w:bookmarkEnd w:id="81"/>
    <w:bookmarkEnd w:id="82"/>
    <w:bookmarkEnd w:id="83"/>
    <w:bookmarkEnd w:id="84"/>
    <w:bookmarkEnd w:id="85"/>
    <w:bookmarkEnd w:id="86"/>
    <w:p w14:paraId="33DD422B" w14:textId="77777777" w:rsidR="005D53A6" w:rsidRDefault="00000000">
      <w:pPr>
        <w:pStyle w:val="affffd"/>
        <w:ind w:firstLineChars="0" w:firstLine="0"/>
        <w:rPr>
          <w:color w:val="000000" w:themeColor="text1"/>
        </w:rPr>
      </w:pPr>
      <w:r>
        <w:rPr>
          <w:rFonts w:hint="eastAsia"/>
          <w:color w:val="000000" w:themeColor="text1"/>
        </w:rPr>
        <w:t>3.1.4 预测性健康诊断 portable health diagnosis</w:t>
      </w:r>
    </w:p>
    <w:p w14:paraId="4A402FA8" w14:textId="77777777" w:rsidR="005D53A6" w:rsidRDefault="00000000">
      <w:pPr>
        <w:widowControl/>
        <w:shd w:val="clear" w:color="auto" w:fill="FFFFFF"/>
        <w:spacing w:before="180" w:after="180" w:line="360" w:lineRule="atLeast"/>
        <w:ind w:firstLineChars="200" w:firstLine="436"/>
        <w:jc w:val="left"/>
        <w:textAlignment w:val="baseline"/>
        <w:rPr>
          <w:rFonts w:ascii="Helvetica" w:hAnsi="Helvetica" w:cs="Helvetica"/>
          <w:color w:val="060607"/>
          <w:spacing w:val="4"/>
          <w:szCs w:val="21"/>
          <w:shd w:val="clear" w:color="auto" w:fill="FFFFFF"/>
        </w:rPr>
      </w:pPr>
      <w:r>
        <w:rPr>
          <w:rFonts w:ascii="Helvetica" w:eastAsia="Helvetica" w:hAnsi="Helvetica" w:cs="Helvetica"/>
          <w:color w:val="000000" w:themeColor="text1"/>
          <w:spacing w:val="4"/>
          <w:kern w:val="0"/>
          <w:szCs w:val="21"/>
          <w:shd w:val="clear" w:color="auto" w:fill="FFFFFF"/>
        </w:rPr>
        <w:t>通过</w:t>
      </w:r>
      <w:r>
        <w:rPr>
          <w:rFonts w:ascii="Helvetica" w:hAnsi="Helvetica" w:cs="Helvetica" w:hint="eastAsia"/>
          <w:color w:val="000000" w:themeColor="text1"/>
          <w:spacing w:val="4"/>
          <w:kern w:val="0"/>
          <w:szCs w:val="21"/>
          <w:shd w:val="clear" w:color="auto" w:fill="FFFFFF"/>
        </w:rPr>
        <w:t>对</w:t>
      </w:r>
      <w:r>
        <w:rPr>
          <w:rFonts w:ascii="Helvetica" w:eastAsia="Helvetica" w:hAnsi="Helvetica" w:cs="Helvetica"/>
          <w:color w:val="000000" w:themeColor="text1"/>
          <w:spacing w:val="4"/>
          <w:kern w:val="0"/>
          <w:szCs w:val="21"/>
          <w:shd w:val="clear" w:color="auto" w:fill="FFFFFF"/>
        </w:rPr>
        <w:t>燃气调压装置进行</w:t>
      </w:r>
      <w:r>
        <w:rPr>
          <w:rFonts w:ascii="Helvetica" w:eastAsia="Helvetica" w:hAnsi="Helvetica" w:cs="Helvetica" w:hint="eastAsia"/>
          <w:color w:val="000000" w:themeColor="text1"/>
          <w:spacing w:val="4"/>
          <w:kern w:val="0"/>
          <w:szCs w:val="21"/>
          <w:shd w:val="clear" w:color="auto" w:fill="FFFFFF"/>
        </w:rPr>
        <w:t>相关</w:t>
      </w:r>
      <w:r>
        <w:rPr>
          <w:rFonts w:ascii="Helvetica" w:eastAsia="Helvetica" w:hAnsi="Helvetica" w:cs="Helvetica"/>
          <w:color w:val="000000" w:themeColor="text1"/>
          <w:spacing w:val="4"/>
          <w:kern w:val="0"/>
          <w:szCs w:val="21"/>
          <w:shd w:val="clear" w:color="auto" w:fill="FFFFFF"/>
        </w:rPr>
        <w:t>检测与</w:t>
      </w:r>
      <w:r>
        <w:rPr>
          <w:rFonts w:ascii="Helvetica" w:eastAsia="Helvetica" w:hAnsi="Helvetica" w:cs="Helvetica" w:hint="eastAsia"/>
          <w:color w:val="000000" w:themeColor="text1"/>
          <w:spacing w:val="4"/>
          <w:kern w:val="0"/>
          <w:szCs w:val="21"/>
          <w:shd w:val="clear" w:color="auto" w:fill="FFFFFF"/>
        </w:rPr>
        <w:t>数据采集</w:t>
      </w:r>
      <w:r>
        <w:rPr>
          <w:rFonts w:ascii="Helvetica" w:eastAsia="Helvetica" w:hAnsi="Helvetica" w:cs="Helvetica"/>
          <w:color w:val="000000" w:themeColor="text1"/>
          <w:spacing w:val="4"/>
          <w:kern w:val="0"/>
          <w:szCs w:val="21"/>
          <w:shd w:val="clear" w:color="auto" w:fill="FFFFFF"/>
        </w:rPr>
        <w:t>，将检测数据和</w:t>
      </w:r>
      <w:r>
        <w:rPr>
          <w:rFonts w:ascii="Helvetica" w:eastAsia="Helvetica" w:hAnsi="Helvetica" w:cs="Helvetica" w:hint="eastAsia"/>
          <w:color w:val="000000" w:themeColor="text1"/>
          <w:spacing w:val="4"/>
          <w:kern w:val="0"/>
          <w:szCs w:val="21"/>
          <w:shd w:val="clear" w:color="auto" w:fill="FFFFFF"/>
        </w:rPr>
        <w:t>性能</w:t>
      </w:r>
      <w:r>
        <w:rPr>
          <w:rFonts w:ascii="Helvetica" w:eastAsia="Helvetica" w:hAnsi="Helvetica" w:cs="Helvetica"/>
          <w:color w:val="000000" w:themeColor="text1"/>
          <w:spacing w:val="4"/>
          <w:kern w:val="0"/>
          <w:szCs w:val="21"/>
          <w:shd w:val="clear" w:color="auto" w:fill="FFFFFF"/>
        </w:rPr>
        <w:t>诊断结果上传至健康诊断管理平台，</w:t>
      </w:r>
      <w:bookmarkStart w:id="87" w:name="OLE_LINK6"/>
      <w:bookmarkStart w:id="88" w:name="OLE_LINK7"/>
      <w:r>
        <w:rPr>
          <w:rFonts w:hint="eastAsia"/>
          <w:color w:val="000000" w:themeColor="text1"/>
        </w:rPr>
        <w:t>生成诊断分析报告，提供针对性维保对策。</w:t>
      </w:r>
      <w:bookmarkEnd w:id="87"/>
      <w:bookmarkEnd w:id="88"/>
    </w:p>
    <w:p w14:paraId="08359BE7" w14:textId="77777777" w:rsidR="005D53A6" w:rsidRDefault="00000000">
      <w:pPr>
        <w:pStyle w:val="afe"/>
        <w:keepNext/>
        <w:spacing w:beforeLines="100" w:before="312" w:afterLines="100" w:after="312"/>
        <w:rPr>
          <w:rFonts w:ascii="Times New Roman"/>
        </w:rPr>
      </w:pPr>
      <w:bookmarkStart w:id="89" w:name="_Toc30470"/>
      <w:bookmarkStart w:id="90" w:name="_Toc11005"/>
      <w:bookmarkStart w:id="91" w:name="_Toc29254"/>
      <w:bookmarkStart w:id="92" w:name="_Toc364276155"/>
      <w:bookmarkStart w:id="93" w:name="_Toc8379"/>
      <w:bookmarkStart w:id="94" w:name="_Toc363311381"/>
      <w:bookmarkStart w:id="95" w:name="_Toc18537"/>
      <w:bookmarkStart w:id="96" w:name="_Toc458763830"/>
      <w:bookmarkEnd w:id="19"/>
      <w:bookmarkEnd w:id="20"/>
      <w:bookmarkEnd w:id="21"/>
      <w:bookmarkEnd w:id="22"/>
      <w:bookmarkEnd w:id="23"/>
      <w:bookmarkEnd w:id="24"/>
      <w:bookmarkEnd w:id="25"/>
      <w:r>
        <w:rPr>
          <w:rFonts w:ascii="Times New Roman" w:hint="eastAsia"/>
        </w:rPr>
        <w:lastRenderedPageBreak/>
        <w:t>基本要求</w:t>
      </w:r>
      <w:bookmarkEnd w:id="89"/>
    </w:p>
    <w:p w14:paraId="0BAAADA9" w14:textId="77777777" w:rsidR="005D53A6" w:rsidRDefault="00000000">
      <w:pPr>
        <w:pStyle w:val="affffd"/>
        <w:ind w:firstLine="420"/>
        <w:rPr>
          <w:rFonts w:ascii="Times New Roman"/>
          <w:kern w:val="2"/>
          <w:szCs w:val="24"/>
        </w:rPr>
      </w:pPr>
      <w:r>
        <w:rPr>
          <w:rFonts w:ascii="Times New Roman" w:hAnsi="宋体" w:hint="eastAsia"/>
          <w:kern w:val="2"/>
          <w:szCs w:val="21"/>
        </w:rPr>
        <w:t>4.1</w:t>
      </w:r>
      <w:r>
        <w:rPr>
          <w:rFonts w:hint="eastAsia"/>
        </w:rPr>
        <w:t xml:space="preserve"> </w:t>
      </w:r>
      <w:r>
        <w:rPr>
          <w:rFonts w:hint="eastAsia"/>
          <w:highlight w:val="yellow"/>
        </w:rPr>
        <w:t>调压装置管理单位</w:t>
      </w:r>
      <w:r>
        <w:rPr>
          <w:rFonts w:hint="eastAsia"/>
        </w:rPr>
        <w:t>应按照各调压装置健康诊断分析评价结果实施分级管理，不同健康级别应对应不同的运行维护管控措施。</w:t>
      </w:r>
    </w:p>
    <w:p w14:paraId="2DD4DD79" w14:textId="77777777" w:rsidR="005D53A6" w:rsidRDefault="00000000">
      <w:pPr>
        <w:pStyle w:val="affffd"/>
        <w:ind w:firstLine="420"/>
        <w:rPr>
          <w:rFonts w:ascii="Times New Roman"/>
          <w:kern w:val="2"/>
          <w:szCs w:val="24"/>
        </w:rPr>
      </w:pPr>
      <w:r>
        <w:rPr>
          <w:rFonts w:ascii="Times New Roman" w:hAnsi="宋体" w:hint="eastAsia"/>
          <w:kern w:val="2"/>
          <w:szCs w:val="21"/>
        </w:rPr>
        <w:t>4.2</w:t>
      </w:r>
      <w:r>
        <w:rPr>
          <w:rFonts w:hint="eastAsia"/>
        </w:rPr>
        <w:t xml:space="preserve"> </w:t>
      </w:r>
      <w:bookmarkStart w:id="97" w:name="OLE_LINK14"/>
      <w:bookmarkStart w:id="98" w:name="OLE_LINK15"/>
      <w:r>
        <w:rPr>
          <w:rFonts w:ascii="Times New Roman" w:hint="eastAsia"/>
          <w:kern w:val="2"/>
          <w:szCs w:val="24"/>
        </w:rPr>
        <w:t>健康诊断系统</w:t>
      </w:r>
      <w:bookmarkEnd w:id="97"/>
      <w:bookmarkEnd w:id="98"/>
      <w:r>
        <w:rPr>
          <w:rFonts w:ascii="Times New Roman" w:hint="eastAsia"/>
          <w:kern w:val="2"/>
          <w:szCs w:val="24"/>
        </w:rPr>
        <w:t>应通过数据采集和对比诊断、管理平台智能预测分析、数据通信交互等技术手段，检查测试</w:t>
      </w:r>
      <w:r>
        <w:rPr>
          <w:rFonts w:hint="eastAsia"/>
        </w:rPr>
        <w:t>稳压、关闭压力、内密封等性能，</w:t>
      </w:r>
      <w:r>
        <w:rPr>
          <w:rFonts w:ascii="Times New Roman" w:hint="eastAsia"/>
          <w:kern w:val="2"/>
          <w:szCs w:val="24"/>
        </w:rPr>
        <w:t>生成《预测性诊断分析报告》，为所诊断的燃气调压装置提供健康结果评价和针对性维护保养对策。</w:t>
      </w:r>
    </w:p>
    <w:p w14:paraId="5A4143D2" w14:textId="77777777" w:rsidR="005D53A6" w:rsidRDefault="00000000">
      <w:pPr>
        <w:pStyle w:val="affffd"/>
        <w:ind w:firstLine="420"/>
        <w:rPr>
          <w:rFonts w:ascii="Times New Roman"/>
          <w:kern w:val="2"/>
          <w:szCs w:val="24"/>
        </w:rPr>
      </w:pPr>
      <w:r>
        <w:rPr>
          <w:rFonts w:ascii="Times New Roman" w:hAnsi="宋体" w:hint="eastAsia"/>
          <w:kern w:val="2"/>
          <w:szCs w:val="21"/>
        </w:rPr>
        <w:t>4.3</w:t>
      </w:r>
      <w:r>
        <w:rPr>
          <w:rFonts w:hAnsi="宋体" w:hint="eastAsia"/>
          <w:szCs w:val="21"/>
        </w:rPr>
        <w:t xml:space="preserve"> 通过</w:t>
      </w:r>
      <w:r>
        <w:rPr>
          <w:rFonts w:ascii="Times New Roman" w:hint="eastAsia"/>
          <w:kern w:val="2"/>
          <w:szCs w:val="24"/>
        </w:rPr>
        <w:t>移动式健康诊断仪采集数据时，应同步比对</w:t>
      </w:r>
      <w:r>
        <w:rPr>
          <w:rFonts w:hint="eastAsia"/>
        </w:rPr>
        <w:t>调压装置的现场仪表及远传变送器的显示，</w:t>
      </w:r>
      <w:r>
        <w:rPr>
          <w:rFonts w:ascii="Times New Roman" w:hint="eastAsia"/>
          <w:kern w:val="2"/>
          <w:szCs w:val="24"/>
        </w:rPr>
        <w:t>检查现场仪表及远传变送器的符合性和完好性。</w:t>
      </w:r>
    </w:p>
    <w:p w14:paraId="14D3B977" w14:textId="77777777" w:rsidR="005D53A6" w:rsidRDefault="00000000">
      <w:pPr>
        <w:pStyle w:val="affffd"/>
        <w:ind w:firstLine="420"/>
        <w:rPr>
          <w:rFonts w:hAnsi="宋体"/>
          <w:szCs w:val="21"/>
        </w:rPr>
      </w:pPr>
      <w:r>
        <w:rPr>
          <w:rFonts w:ascii="Times New Roman" w:hAnsi="宋体" w:hint="eastAsia"/>
          <w:kern w:val="2"/>
          <w:szCs w:val="21"/>
        </w:rPr>
        <w:t>4.4</w:t>
      </w:r>
      <w:r>
        <w:rPr>
          <w:rFonts w:hAnsi="宋体" w:hint="eastAsia"/>
          <w:szCs w:val="21"/>
        </w:rPr>
        <w:t xml:space="preserve"> 燃气调压装置</w:t>
      </w:r>
      <w:r>
        <w:rPr>
          <w:rFonts w:ascii="Times New Roman" w:hint="eastAsia"/>
          <w:kern w:val="2"/>
          <w:szCs w:val="24"/>
        </w:rPr>
        <w:t>现场健康诊断涉及的人员管理和作业管理应符合</w:t>
      </w:r>
      <w:r>
        <w:rPr>
          <w:rFonts w:hAnsi="宋体" w:hint="eastAsia"/>
          <w:szCs w:val="21"/>
        </w:rPr>
        <w:t>GB/T 51474《城镇燃气设施运行、维护和抢修安全技术标准》的相关要求。</w:t>
      </w:r>
    </w:p>
    <w:p w14:paraId="197ECC78" w14:textId="77777777" w:rsidR="005D53A6" w:rsidRDefault="00000000">
      <w:pPr>
        <w:pStyle w:val="affffd"/>
        <w:numPr>
          <w:ilvl w:val="255"/>
          <w:numId w:val="0"/>
        </w:numPr>
        <w:ind w:firstLine="420"/>
        <w:rPr>
          <w:rFonts w:hAnsi="宋体"/>
          <w:szCs w:val="21"/>
        </w:rPr>
      </w:pPr>
      <w:r>
        <w:rPr>
          <w:rFonts w:ascii="Times New Roman" w:hAnsi="宋体" w:hint="eastAsia"/>
          <w:kern w:val="2"/>
          <w:szCs w:val="21"/>
        </w:rPr>
        <w:t>4.5</w:t>
      </w:r>
      <w:r>
        <w:rPr>
          <w:rFonts w:hAnsi="宋体" w:hint="eastAsia"/>
          <w:szCs w:val="21"/>
        </w:rPr>
        <w:t xml:space="preserve"> </w:t>
      </w:r>
      <w:r>
        <w:rPr>
          <w:rFonts w:ascii="Times New Roman" w:hint="eastAsia"/>
          <w:kern w:val="2"/>
          <w:szCs w:val="24"/>
        </w:rPr>
        <w:t>健康诊断系统的信息管理应符合</w:t>
      </w:r>
      <w:r>
        <w:rPr>
          <w:rFonts w:hAnsi="宋体" w:hint="eastAsia"/>
          <w:szCs w:val="21"/>
        </w:rPr>
        <w:t>GB/T 51474《城镇燃气设施运行、维护和抢修安全技术标准》中信息管理系统的相关要求。所有数据应关联完整，为设备性能诊断与结果判定提供支撑。</w:t>
      </w:r>
    </w:p>
    <w:p w14:paraId="3076E0F3" w14:textId="77777777" w:rsidR="005D53A6" w:rsidRDefault="00000000">
      <w:pPr>
        <w:widowControl/>
        <w:ind w:firstLineChars="200" w:firstLine="420"/>
        <w:jc w:val="left"/>
        <w:rPr>
          <w:rFonts w:ascii="宋体" w:hAnsi="宋体"/>
          <w:kern w:val="0"/>
          <w:szCs w:val="21"/>
        </w:rPr>
      </w:pPr>
      <w:r>
        <w:rPr>
          <w:rFonts w:hAnsi="宋体" w:hint="eastAsia"/>
          <w:szCs w:val="21"/>
        </w:rPr>
        <w:t xml:space="preserve">4.6 </w:t>
      </w:r>
      <w:r>
        <w:rPr>
          <w:rFonts w:hAnsi="宋体" w:hint="eastAsia"/>
          <w:szCs w:val="21"/>
        </w:rPr>
        <w:t>移动式</w:t>
      </w:r>
      <w:r>
        <w:rPr>
          <w:rFonts w:hint="eastAsia"/>
        </w:rPr>
        <w:t>健康诊断仪</w:t>
      </w:r>
      <w:r>
        <w:rPr>
          <w:rFonts w:ascii="宋体" w:hAnsi="宋体" w:hint="eastAsia"/>
          <w:kern w:val="0"/>
          <w:szCs w:val="21"/>
        </w:rPr>
        <w:t>与</w:t>
      </w:r>
      <w:r>
        <w:rPr>
          <w:rFonts w:hint="eastAsia"/>
        </w:rPr>
        <w:t>健康诊断管理平台</w:t>
      </w:r>
      <w:r>
        <w:rPr>
          <w:rFonts w:ascii="宋体" w:hAnsi="宋体" w:hint="eastAsia"/>
          <w:kern w:val="0"/>
          <w:szCs w:val="21"/>
        </w:rPr>
        <w:t>通过无线数据链路实现数据交互，接收管理平台下发的调压装置工艺参数，并上传调压装置运行工况数据及诊断结果。</w:t>
      </w:r>
    </w:p>
    <w:p w14:paraId="5BA09D72" w14:textId="77777777" w:rsidR="005D53A6" w:rsidRDefault="00000000">
      <w:pPr>
        <w:ind w:firstLineChars="200" w:firstLine="420"/>
        <w:jc w:val="left"/>
        <w:rPr>
          <w:rFonts w:hAnsi="宋体"/>
          <w:szCs w:val="21"/>
        </w:rPr>
      </w:pPr>
      <w:r>
        <w:rPr>
          <w:rFonts w:hAnsi="宋体" w:hint="eastAsia"/>
          <w:szCs w:val="21"/>
        </w:rPr>
        <w:t xml:space="preserve">4.7 </w:t>
      </w:r>
      <w:r>
        <w:rPr>
          <w:rFonts w:hAnsi="宋体" w:hint="eastAsia"/>
          <w:szCs w:val="21"/>
        </w:rPr>
        <w:t>移动式</w:t>
      </w:r>
      <w:r>
        <w:rPr>
          <w:rFonts w:hint="eastAsia"/>
        </w:rPr>
        <w:t>健康诊断仪</w:t>
      </w:r>
      <w:r>
        <w:rPr>
          <w:rFonts w:ascii="宋体" w:hAnsi="宋体" w:hint="eastAsia"/>
          <w:szCs w:val="21"/>
        </w:rPr>
        <w:t>应每年送检测机构检验，主要检测其配置的数字式压力传感器（压力变送器）的精度值，检验合格后方能继续使用。</w:t>
      </w:r>
    </w:p>
    <w:p w14:paraId="3BC51015" w14:textId="77777777" w:rsidR="005D53A6" w:rsidRDefault="00000000">
      <w:pPr>
        <w:pStyle w:val="afe"/>
        <w:keepNext/>
        <w:spacing w:beforeLines="100" w:before="312" w:afterLines="100" w:after="312"/>
        <w:rPr>
          <w:rFonts w:ascii="Times New Roman"/>
        </w:rPr>
      </w:pPr>
      <w:bookmarkStart w:id="99" w:name="_Toc23029"/>
      <w:r>
        <w:rPr>
          <w:rFonts w:ascii="Times New Roman" w:hint="eastAsia"/>
        </w:rPr>
        <w:t>系统</w:t>
      </w:r>
      <w:r>
        <w:rPr>
          <w:rFonts w:ascii="Times New Roman"/>
        </w:rPr>
        <w:t>总体架构</w:t>
      </w:r>
      <w:bookmarkEnd w:id="90"/>
      <w:bookmarkEnd w:id="91"/>
      <w:bookmarkEnd w:id="99"/>
    </w:p>
    <w:p w14:paraId="27B9FE24" w14:textId="77777777" w:rsidR="005D53A6" w:rsidRDefault="00000000">
      <w:pPr>
        <w:pStyle w:val="aff0"/>
        <w:numPr>
          <w:ilvl w:val="3"/>
          <w:numId w:val="0"/>
        </w:numPr>
        <w:spacing w:before="156" w:after="156"/>
        <w:ind w:firstLineChars="200" w:firstLine="420"/>
      </w:pPr>
      <w:r>
        <w:rPr>
          <w:rFonts w:ascii="Times New Roman" w:hint="eastAsia"/>
          <w:kern w:val="2"/>
          <w:szCs w:val="24"/>
        </w:rPr>
        <w:t>燃气调压装置健康诊断系统主要由</w:t>
      </w:r>
      <w:bookmarkStart w:id="100" w:name="OLE_LINK17"/>
      <w:bookmarkStart w:id="101" w:name="OLE_LINK16"/>
      <w:r>
        <w:rPr>
          <w:rFonts w:ascii="Times New Roman" w:hint="eastAsia"/>
          <w:kern w:val="2"/>
          <w:szCs w:val="24"/>
        </w:rPr>
        <w:t>移动式健康诊断仪</w:t>
      </w:r>
      <w:bookmarkEnd w:id="100"/>
      <w:bookmarkEnd w:id="101"/>
      <w:r>
        <w:rPr>
          <w:rFonts w:ascii="Times New Roman" w:hint="eastAsia"/>
          <w:kern w:val="2"/>
          <w:szCs w:val="24"/>
        </w:rPr>
        <w:t>、健康诊断管理平台及数据链路三部分构成，系统架构如图</w:t>
      </w:r>
      <w:r>
        <w:rPr>
          <w:rFonts w:ascii="Times New Roman" w:hint="eastAsia"/>
          <w:kern w:val="2"/>
          <w:szCs w:val="24"/>
        </w:rPr>
        <w:t>1</w:t>
      </w:r>
      <w:r>
        <w:rPr>
          <w:rFonts w:ascii="Times New Roman" w:hint="eastAsia"/>
          <w:kern w:val="2"/>
          <w:szCs w:val="24"/>
        </w:rPr>
        <w:t>所示。其工作原理为：通过采集燃气调压装置各核心部件（包括调压器、切断阀、放散阀等）运行时的工艺数据，完成对这些核心部件的性能测试；同时，系统将采集到的相关数据通过数据链路传输至健康诊断管理平台，平台借助大数据分析技术开展智能诊断与趋势预测分析，最终</w:t>
      </w:r>
      <w:bookmarkStart w:id="102" w:name="OLE_LINK5"/>
      <w:bookmarkStart w:id="103" w:name="OLE_LINK4"/>
      <w:r>
        <w:rPr>
          <w:rFonts w:ascii="Times New Roman" w:hint="eastAsia"/>
          <w:kern w:val="2"/>
          <w:szCs w:val="24"/>
        </w:rPr>
        <w:t>生成预测性诊断分析报告，并提供燃气调压装置的针对性维护保养对策。</w:t>
      </w:r>
      <w:bookmarkEnd w:id="102"/>
      <w:bookmarkEnd w:id="103"/>
    </w:p>
    <w:p w14:paraId="083A6A6C" w14:textId="77777777" w:rsidR="005D53A6" w:rsidRDefault="00000000">
      <w:pPr>
        <w:pStyle w:val="affd"/>
        <w:jc w:val="center"/>
      </w:pPr>
      <w:r>
        <w:rPr>
          <w:noProof/>
          <w:highlight w:val="yellow"/>
        </w:rPr>
        <w:drawing>
          <wp:inline distT="0" distB="0" distL="114300" distR="114300" wp14:anchorId="340498D4" wp14:editId="2F67C5FF">
            <wp:extent cx="4654550" cy="2895600"/>
            <wp:effectExtent l="0" t="0" r="1270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tretch>
                      <a:fillRect/>
                    </a:stretch>
                  </pic:blipFill>
                  <pic:spPr>
                    <a:xfrm>
                      <a:off x="0" y="0"/>
                      <a:ext cx="4654550" cy="2895600"/>
                    </a:xfrm>
                    <a:prstGeom prst="rect">
                      <a:avLst/>
                    </a:prstGeom>
                    <a:noFill/>
                    <a:ln>
                      <a:noFill/>
                    </a:ln>
                  </pic:spPr>
                </pic:pic>
              </a:graphicData>
            </a:graphic>
          </wp:inline>
        </w:drawing>
      </w:r>
    </w:p>
    <w:p w14:paraId="25577D5A" w14:textId="77777777" w:rsidR="005D53A6" w:rsidRDefault="00000000">
      <w:pPr>
        <w:pStyle w:val="affd"/>
        <w:jc w:val="center"/>
        <w:rPr>
          <w:szCs w:val="21"/>
        </w:rPr>
      </w:pPr>
      <w:r>
        <w:rPr>
          <w:rFonts w:hint="eastAsia"/>
        </w:rPr>
        <w:t>图</w:t>
      </w:r>
      <w:r>
        <w:rPr>
          <w:rFonts w:hint="eastAsia"/>
        </w:rPr>
        <w:t xml:space="preserve"> </w:t>
      </w:r>
      <w:r>
        <w:rPr>
          <w:rFonts w:ascii="Times New Roman" w:hAnsi="Times New Roman" w:hint="eastAsia"/>
        </w:rPr>
        <w:t xml:space="preserve">1 </w:t>
      </w:r>
      <w:r>
        <w:rPr>
          <w:rFonts w:hint="eastAsia"/>
          <w:szCs w:val="21"/>
        </w:rPr>
        <w:t>燃气调压装置预测性诊断系统架构图</w:t>
      </w:r>
    </w:p>
    <w:p w14:paraId="2870AA1B" w14:textId="77777777" w:rsidR="005D53A6" w:rsidRDefault="00000000">
      <w:pPr>
        <w:pStyle w:val="affffd"/>
        <w:tabs>
          <w:tab w:val="center" w:pos="4201"/>
          <w:tab w:val="right" w:leader="dot" w:pos="9298"/>
        </w:tabs>
        <w:ind w:leftChars="200" w:left="1260" w:hangingChars="400" w:hanging="840"/>
        <w:rPr>
          <w:szCs w:val="21"/>
        </w:rPr>
      </w:pPr>
      <w:r>
        <w:rPr>
          <w:rFonts w:hint="eastAsia"/>
          <w:szCs w:val="21"/>
        </w:rPr>
        <w:t xml:space="preserve">注：1、 </w:t>
      </w:r>
      <w:r>
        <w:rPr>
          <w:rFonts w:ascii="Times New Roman" w:hint="eastAsia"/>
          <w:kern w:val="2"/>
          <w:szCs w:val="24"/>
        </w:rPr>
        <w:t>移动式健康诊断仪</w:t>
      </w:r>
      <w:r>
        <w:rPr>
          <w:rFonts w:ascii="Times New Roman" w:hint="eastAsia"/>
        </w:rPr>
        <w:t>与</w:t>
      </w:r>
      <w:r>
        <w:rPr>
          <w:rFonts w:ascii="Times New Roman" w:hint="eastAsia"/>
          <w:kern w:val="2"/>
          <w:szCs w:val="24"/>
        </w:rPr>
        <w:t>健康诊断</w:t>
      </w:r>
      <w:r>
        <w:rPr>
          <w:rFonts w:ascii="Times New Roman" w:hint="eastAsia"/>
        </w:rPr>
        <w:t>管理平台之间通过无线数据链路实现数据交互。</w:t>
      </w:r>
    </w:p>
    <w:p w14:paraId="053AA16F" w14:textId="77777777" w:rsidR="005D53A6" w:rsidRDefault="00000000">
      <w:pPr>
        <w:pStyle w:val="affffd"/>
        <w:numPr>
          <w:ilvl w:val="0"/>
          <w:numId w:val="20"/>
        </w:numPr>
        <w:tabs>
          <w:tab w:val="center" w:pos="4201"/>
          <w:tab w:val="right" w:leader="dot" w:pos="9298"/>
        </w:tabs>
        <w:ind w:leftChars="400" w:left="840" w:firstLineChars="0" w:firstLine="0"/>
        <w:rPr>
          <w:szCs w:val="21"/>
        </w:rPr>
      </w:pPr>
      <w:r>
        <w:rPr>
          <w:rFonts w:hint="eastAsia"/>
          <w:szCs w:val="21"/>
        </w:rPr>
        <w:t xml:space="preserve"> </w:t>
      </w:r>
      <w:r>
        <w:rPr>
          <w:rFonts w:ascii="Times New Roman" w:hint="eastAsia"/>
          <w:kern w:val="2"/>
          <w:szCs w:val="24"/>
        </w:rPr>
        <w:t>健康诊断</w:t>
      </w:r>
      <w:r>
        <w:rPr>
          <w:rFonts w:ascii="Times New Roman" w:hint="eastAsia"/>
        </w:rPr>
        <w:t>管理平台</w:t>
      </w:r>
      <w:r>
        <w:rPr>
          <w:rFonts w:hint="eastAsia"/>
          <w:szCs w:val="21"/>
        </w:rPr>
        <w:t>可部署在专用或者云端服务器，通过不同的数据链路方式，支持计算机、显示终端或移动终端等用户群体的终端设备访问。</w:t>
      </w:r>
    </w:p>
    <w:p w14:paraId="354FC7B6" w14:textId="77777777" w:rsidR="005D53A6" w:rsidRDefault="00000000">
      <w:pPr>
        <w:widowControl/>
        <w:ind w:leftChars="400" w:left="1260" w:hangingChars="200" w:hanging="420"/>
        <w:jc w:val="left"/>
        <w:rPr>
          <w:rFonts w:ascii="宋体"/>
          <w:kern w:val="0"/>
          <w:szCs w:val="21"/>
        </w:rPr>
      </w:pPr>
      <w:r>
        <w:rPr>
          <w:rFonts w:hint="eastAsia"/>
          <w:kern w:val="0"/>
          <w:szCs w:val="21"/>
        </w:rPr>
        <w:lastRenderedPageBreak/>
        <w:t>3</w:t>
      </w:r>
      <w:r>
        <w:rPr>
          <w:rFonts w:hint="eastAsia"/>
          <w:kern w:val="0"/>
          <w:szCs w:val="21"/>
        </w:rPr>
        <w:t>、</w:t>
      </w:r>
      <w:r>
        <w:rPr>
          <w:rFonts w:hint="eastAsia"/>
          <w:kern w:val="0"/>
          <w:szCs w:val="21"/>
        </w:rPr>
        <w:t xml:space="preserve"> </w:t>
      </w:r>
      <w:r>
        <w:rPr>
          <w:rFonts w:hint="eastAsia"/>
        </w:rPr>
        <w:t>健康诊断管理平台</w:t>
      </w:r>
      <w:r>
        <w:rPr>
          <w:rFonts w:ascii="宋体" w:hint="eastAsia"/>
          <w:kern w:val="0"/>
          <w:szCs w:val="21"/>
        </w:rPr>
        <w:t>通过数据链路接口与政府系统、燃气公司SCADA系统等外部系统对接，实现数据共享和系统集成。</w:t>
      </w:r>
    </w:p>
    <w:p w14:paraId="50AD6749" w14:textId="77777777" w:rsidR="005D53A6" w:rsidRDefault="00000000">
      <w:pPr>
        <w:pStyle w:val="afe"/>
        <w:keepNext/>
        <w:spacing w:beforeLines="100" w:before="312" w:afterLines="100" w:after="312"/>
        <w:rPr>
          <w:rFonts w:ascii="Times New Roman"/>
        </w:rPr>
      </w:pPr>
      <w:bookmarkStart w:id="104" w:name="_Toc19376"/>
      <w:bookmarkStart w:id="105" w:name="_Toc24943"/>
      <w:bookmarkStart w:id="106" w:name="_Toc18633"/>
      <w:bookmarkStart w:id="107" w:name="_Toc31425"/>
      <w:bookmarkStart w:id="108" w:name="_Toc170890776"/>
      <w:bookmarkEnd w:id="92"/>
      <w:bookmarkEnd w:id="93"/>
      <w:bookmarkEnd w:id="94"/>
      <w:bookmarkEnd w:id="95"/>
      <w:bookmarkEnd w:id="96"/>
      <w:r>
        <w:rPr>
          <w:rFonts w:ascii="Times New Roman" w:hint="eastAsia"/>
        </w:rPr>
        <w:t>健康诊断分析</w:t>
      </w:r>
      <w:bookmarkEnd w:id="104"/>
      <w:r>
        <w:rPr>
          <w:rFonts w:ascii="Times New Roman" w:hint="eastAsia"/>
        </w:rPr>
        <w:t>通用要求</w:t>
      </w:r>
      <w:bookmarkEnd w:id="105"/>
    </w:p>
    <w:p w14:paraId="27603104" w14:textId="77777777" w:rsidR="005D53A6" w:rsidRDefault="00000000">
      <w:pPr>
        <w:pStyle w:val="affffd"/>
        <w:numPr>
          <w:ilvl w:val="0"/>
          <w:numId w:val="1"/>
        </w:numPr>
        <w:ind w:firstLineChars="202" w:firstLine="424"/>
        <w:rPr>
          <w:szCs w:val="21"/>
        </w:rPr>
      </w:pPr>
      <w:r>
        <w:rPr>
          <w:rFonts w:hAnsi="宋体" w:hint="eastAsia"/>
        </w:rPr>
        <w:t>6.1 现场数据采集种类要求</w:t>
      </w:r>
    </w:p>
    <w:p w14:paraId="30452399" w14:textId="77777777" w:rsidR="005D53A6" w:rsidRDefault="00000000">
      <w:pPr>
        <w:pStyle w:val="affffd"/>
        <w:numPr>
          <w:ilvl w:val="0"/>
          <w:numId w:val="1"/>
        </w:numPr>
        <w:ind w:firstLineChars="202" w:firstLine="424"/>
        <w:rPr>
          <w:rFonts w:hAnsi="宋体"/>
          <w:szCs w:val="21"/>
        </w:rPr>
      </w:pPr>
      <w:r>
        <w:rPr>
          <w:rFonts w:hAnsi="宋体" w:hint="eastAsia"/>
          <w:szCs w:val="21"/>
        </w:rPr>
        <w:t>现场数据采集应包括四类核心数据：</w:t>
      </w:r>
    </w:p>
    <w:p w14:paraId="67736073" w14:textId="77777777" w:rsidR="005D53A6" w:rsidRDefault="00000000">
      <w:pPr>
        <w:pStyle w:val="affffd"/>
        <w:numPr>
          <w:ilvl w:val="0"/>
          <w:numId w:val="1"/>
        </w:numPr>
        <w:ind w:firstLineChars="202" w:firstLine="424"/>
        <w:rPr>
          <w:rFonts w:hAnsi="宋体"/>
          <w:szCs w:val="21"/>
        </w:rPr>
      </w:pPr>
      <w:r>
        <w:rPr>
          <w:rFonts w:hAnsi="宋体" w:hint="eastAsia"/>
          <w:szCs w:val="21"/>
        </w:rPr>
        <w:t>a）调压器、切断阀、放散阀等关键部件的工况压力数据；</w:t>
      </w:r>
    </w:p>
    <w:p w14:paraId="5047FAA3" w14:textId="77777777" w:rsidR="005D53A6" w:rsidRDefault="00000000">
      <w:pPr>
        <w:pStyle w:val="affffd"/>
        <w:numPr>
          <w:ilvl w:val="0"/>
          <w:numId w:val="1"/>
        </w:numPr>
        <w:ind w:firstLineChars="202" w:firstLine="424"/>
        <w:rPr>
          <w:rFonts w:hAnsi="宋体"/>
          <w:strike/>
          <w:szCs w:val="21"/>
        </w:rPr>
      </w:pPr>
      <w:r>
        <w:rPr>
          <w:rFonts w:hAnsi="宋体" w:hint="eastAsia"/>
          <w:szCs w:val="21"/>
        </w:rPr>
        <w:t>b）环境温度数据；</w:t>
      </w:r>
    </w:p>
    <w:p w14:paraId="74671767" w14:textId="77777777" w:rsidR="005D53A6" w:rsidRDefault="00000000">
      <w:pPr>
        <w:pStyle w:val="affffd"/>
        <w:numPr>
          <w:ilvl w:val="0"/>
          <w:numId w:val="1"/>
        </w:numPr>
        <w:ind w:firstLineChars="202" w:firstLine="424"/>
        <w:rPr>
          <w:rFonts w:hAnsi="宋体"/>
          <w:szCs w:val="21"/>
        </w:rPr>
      </w:pPr>
      <w:r>
        <w:rPr>
          <w:rFonts w:hAnsi="宋体" w:hint="eastAsia"/>
          <w:szCs w:val="21"/>
        </w:rPr>
        <w:t>c）检测时间、站点信息等基础关联数据；</w:t>
      </w:r>
    </w:p>
    <w:p w14:paraId="31F9C29B" w14:textId="77777777" w:rsidR="005D53A6" w:rsidRDefault="00000000">
      <w:pPr>
        <w:pStyle w:val="affffd"/>
        <w:numPr>
          <w:ilvl w:val="0"/>
          <w:numId w:val="1"/>
        </w:numPr>
        <w:ind w:firstLineChars="202" w:firstLine="424"/>
        <w:rPr>
          <w:szCs w:val="21"/>
        </w:rPr>
      </w:pPr>
      <w:r>
        <w:rPr>
          <w:rFonts w:hAnsi="宋体" w:hint="eastAsia"/>
          <w:szCs w:val="21"/>
        </w:rPr>
        <w:t>d）切断阀超压切断、放散阀启闭及泄漏压力变化等状态反馈数据。</w:t>
      </w:r>
    </w:p>
    <w:p w14:paraId="55AB7545" w14:textId="77777777" w:rsidR="005D53A6" w:rsidRDefault="00000000">
      <w:pPr>
        <w:pStyle w:val="affffd"/>
        <w:numPr>
          <w:ilvl w:val="0"/>
          <w:numId w:val="1"/>
        </w:numPr>
        <w:ind w:firstLineChars="202" w:firstLine="424"/>
        <w:rPr>
          <w:szCs w:val="21"/>
        </w:rPr>
      </w:pPr>
      <w:r>
        <w:rPr>
          <w:rFonts w:hAnsi="宋体" w:hint="eastAsia"/>
          <w:szCs w:val="21"/>
        </w:rPr>
        <w:t>6.2 分析比对数据要求</w:t>
      </w:r>
    </w:p>
    <w:p w14:paraId="2DBEC46A" w14:textId="77777777" w:rsidR="005D53A6" w:rsidRDefault="00000000">
      <w:pPr>
        <w:pStyle w:val="affffd"/>
        <w:numPr>
          <w:ilvl w:val="0"/>
          <w:numId w:val="1"/>
        </w:numPr>
        <w:ind w:firstLineChars="202" w:firstLine="424"/>
        <w:rPr>
          <w:szCs w:val="21"/>
        </w:rPr>
      </w:pPr>
      <w:r>
        <w:rPr>
          <w:rFonts w:ascii="Times New Roman" w:hint="eastAsia"/>
          <w:kern w:val="2"/>
          <w:szCs w:val="24"/>
        </w:rPr>
        <w:t>移动式健康诊断仪</w:t>
      </w:r>
      <w:r>
        <w:rPr>
          <w:rFonts w:hAnsi="宋体" w:hint="eastAsia"/>
          <w:szCs w:val="21"/>
        </w:rPr>
        <w:t>可自动调取</w:t>
      </w:r>
      <w:r>
        <w:rPr>
          <w:rFonts w:ascii="Times New Roman" w:hint="eastAsia"/>
          <w:kern w:val="2"/>
          <w:szCs w:val="24"/>
        </w:rPr>
        <w:t>健康诊断</w:t>
      </w:r>
      <w:r>
        <w:rPr>
          <w:rFonts w:ascii="Times New Roman" w:hint="eastAsia"/>
        </w:rPr>
        <w:t>管理平台</w:t>
      </w:r>
      <w:r>
        <w:rPr>
          <w:rFonts w:hAnsi="宋体" w:hint="eastAsia"/>
          <w:szCs w:val="21"/>
        </w:rPr>
        <w:t>存储的对应装置设计值、出厂参数</w:t>
      </w:r>
      <w:r>
        <w:rPr>
          <w:rFonts w:hAnsi="宋体" w:cs="宋体" w:hint="eastAsia"/>
          <w:szCs w:val="21"/>
        </w:rPr>
        <w:t>、</w:t>
      </w:r>
      <w:r>
        <w:rPr>
          <w:rFonts w:hAnsi="宋体" w:hint="eastAsia"/>
          <w:szCs w:val="21"/>
        </w:rPr>
        <w:t>现场设定参数等基准数据。</w:t>
      </w:r>
    </w:p>
    <w:p w14:paraId="0A81E303" w14:textId="77777777" w:rsidR="005D53A6" w:rsidRDefault="00000000">
      <w:pPr>
        <w:pStyle w:val="affffd"/>
        <w:numPr>
          <w:ilvl w:val="0"/>
          <w:numId w:val="1"/>
        </w:numPr>
        <w:ind w:firstLineChars="202" w:firstLine="424"/>
        <w:rPr>
          <w:szCs w:val="21"/>
        </w:rPr>
      </w:pPr>
      <w:r>
        <w:rPr>
          <w:rFonts w:hAnsi="宋体" w:hint="eastAsia"/>
          <w:szCs w:val="21"/>
        </w:rPr>
        <w:t>6.3 健康诊断原则</w:t>
      </w:r>
    </w:p>
    <w:p w14:paraId="33EEAF06" w14:textId="77777777" w:rsidR="005D53A6" w:rsidRDefault="00000000">
      <w:pPr>
        <w:pStyle w:val="affffd"/>
        <w:numPr>
          <w:ilvl w:val="0"/>
          <w:numId w:val="1"/>
        </w:numPr>
        <w:ind w:firstLineChars="202" w:firstLine="424"/>
        <w:rPr>
          <w:szCs w:val="21"/>
        </w:rPr>
      </w:pPr>
      <w:r>
        <w:rPr>
          <w:rFonts w:hAnsi="宋体" w:hint="eastAsia"/>
          <w:szCs w:val="21"/>
        </w:rPr>
        <w:t>6.3.1 宜采用偏差分析、趋势比对等方式生成比对结果，明确实测数据与基准数据的符合性。比对结果应纳入诊断报告，为装置健康状态评估提供依据，确保比对过程数据溯源可查。</w:t>
      </w:r>
    </w:p>
    <w:p w14:paraId="16E74DF9" w14:textId="77777777" w:rsidR="005D53A6" w:rsidRDefault="00000000">
      <w:pPr>
        <w:pStyle w:val="affffd"/>
        <w:numPr>
          <w:ilvl w:val="0"/>
          <w:numId w:val="1"/>
        </w:numPr>
        <w:ind w:firstLineChars="202" w:firstLine="424"/>
        <w:rPr>
          <w:rFonts w:hAnsi="宋体"/>
          <w:szCs w:val="21"/>
        </w:rPr>
      </w:pPr>
      <w:r>
        <w:rPr>
          <w:rFonts w:hAnsi="宋体" w:hint="eastAsia"/>
          <w:szCs w:val="21"/>
        </w:rPr>
        <w:t>6.3.2 单项检测结果应采用量化分级的策略，具体参考表1。</w:t>
      </w:r>
    </w:p>
    <w:p w14:paraId="08C7B140" w14:textId="77777777" w:rsidR="005D53A6" w:rsidRDefault="00000000">
      <w:pPr>
        <w:pStyle w:val="affffd"/>
        <w:numPr>
          <w:ilvl w:val="0"/>
          <w:numId w:val="1"/>
        </w:numPr>
        <w:ind w:firstLineChars="202" w:firstLine="424"/>
        <w:jc w:val="center"/>
        <w:rPr>
          <w:rFonts w:hAnsi="宋体"/>
          <w:szCs w:val="21"/>
        </w:rPr>
      </w:pPr>
      <w:r>
        <w:rPr>
          <w:rFonts w:hAnsi="宋体" w:hint="eastAsia"/>
          <w:szCs w:val="21"/>
        </w:rPr>
        <w:t>表1 燃气调压装置单项检测结果分级说明</w:t>
      </w:r>
    </w:p>
    <w:tbl>
      <w:tblPr>
        <w:tblStyle w:val="affff5"/>
        <w:tblW w:w="10666" w:type="dxa"/>
        <w:jc w:val="center"/>
        <w:tblLook w:val="04A0" w:firstRow="1" w:lastRow="0" w:firstColumn="1" w:lastColumn="0" w:noHBand="0" w:noVBand="1"/>
      </w:tblPr>
      <w:tblGrid>
        <w:gridCol w:w="1347"/>
        <w:gridCol w:w="1174"/>
        <w:gridCol w:w="1604"/>
        <w:gridCol w:w="1754"/>
        <w:gridCol w:w="1904"/>
        <w:gridCol w:w="1684"/>
        <w:gridCol w:w="1199"/>
      </w:tblGrid>
      <w:tr w:rsidR="005D53A6" w14:paraId="71C44B07" w14:textId="77777777">
        <w:trPr>
          <w:jc w:val="center"/>
        </w:trPr>
        <w:tc>
          <w:tcPr>
            <w:tcW w:w="1347" w:type="dxa"/>
            <w:shd w:val="clear" w:color="auto" w:fill="FFFF00"/>
          </w:tcPr>
          <w:p w14:paraId="6FE796AD" w14:textId="77777777" w:rsidR="005D53A6" w:rsidRDefault="00000000">
            <w:pPr>
              <w:pStyle w:val="affffd"/>
              <w:ind w:firstLineChars="0" w:firstLine="0"/>
              <w:jc w:val="center"/>
            </w:pPr>
            <w:r>
              <w:rPr>
                <w:rFonts w:hint="eastAsia"/>
              </w:rPr>
              <w:t>项目</w:t>
            </w:r>
          </w:p>
        </w:tc>
        <w:tc>
          <w:tcPr>
            <w:tcW w:w="1174" w:type="dxa"/>
            <w:shd w:val="clear" w:color="auto" w:fill="FFFF00"/>
          </w:tcPr>
          <w:p w14:paraId="2AB31F60" w14:textId="77777777" w:rsidR="005D53A6" w:rsidRDefault="00000000">
            <w:pPr>
              <w:pStyle w:val="affffd"/>
              <w:ind w:firstLineChars="0" w:firstLine="0"/>
              <w:jc w:val="center"/>
              <w:rPr>
                <w:highlight w:val="green"/>
              </w:rPr>
            </w:pPr>
            <w:commentRangeStart w:id="109"/>
            <w:r>
              <w:rPr>
                <w:rFonts w:hint="eastAsia"/>
                <w:highlight w:val="green"/>
              </w:rPr>
              <w:t>优良</w:t>
            </w:r>
            <w:commentRangeEnd w:id="109"/>
            <w:r>
              <w:rPr>
                <w:rStyle w:val="affffb"/>
                <w:szCs w:val="20"/>
                <w:highlight w:val="green"/>
              </w:rPr>
              <w:commentReference w:id="109"/>
            </w:r>
          </w:p>
        </w:tc>
        <w:tc>
          <w:tcPr>
            <w:tcW w:w="1604" w:type="dxa"/>
            <w:shd w:val="clear" w:color="auto" w:fill="FFFF00"/>
          </w:tcPr>
          <w:p w14:paraId="228C4E0E" w14:textId="77777777" w:rsidR="005D53A6" w:rsidRDefault="00000000">
            <w:pPr>
              <w:pStyle w:val="affffd"/>
              <w:ind w:firstLineChars="0" w:firstLine="0"/>
              <w:jc w:val="center"/>
            </w:pPr>
            <w:r>
              <w:rPr>
                <w:rFonts w:hint="eastAsia"/>
              </w:rPr>
              <w:t>合格</w:t>
            </w:r>
          </w:p>
        </w:tc>
        <w:tc>
          <w:tcPr>
            <w:tcW w:w="1754" w:type="dxa"/>
            <w:shd w:val="clear" w:color="auto" w:fill="FFFF00"/>
          </w:tcPr>
          <w:p w14:paraId="7B9B3571" w14:textId="77777777" w:rsidR="005D53A6" w:rsidRDefault="00000000">
            <w:pPr>
              <w:pStyle w:val="affffd"/>
              <w:ind w:firstLineChars="0" w:firstLine="0"/>
              <w:jc w:val="center"/>
            </w:pPr>
            <w:r>
              <w:rPr>
                <w:rFonts w:hint="eastAsia"/>
              </w:rPr>
              <w:t>轻度偏差</w:t>
            </w:r>
          </w:p>
        </w:tc>
        <w:tc>
          <w:tcPr>
            <w:tcW w:w="1904" w:type="dxa"/>
            <w:shd w:val="clear" w:color="auto" w:fill="FFFF00"/>
          </w:tcPr>
          <w:p w14:paraId="0C5E1F66" w14:textId="77777777" w:rsidR="005D53A6" w:rsidRDefault="00000000">
            <w:pPr>
              <w:pStyle w:val="affffd"/>
              <w:ind w:firstLineChars="0" w:firstLine="0"/>
              <w:jc w:val="center"/>
            </w:pPr>
            <w:r>
              <w:rPr>
                <w:rFonts w:hint="eastAsia"/>
              </w:rPr>
              <w:t>较大偏差</w:t>
            </w:r>
          </w:p>
        </w:tc>
        <w:tc>
          <w:tcPr>
            <w:tcW w:w="1684" w:type="dxa"/>
            <w:shd w:val="clear" w:color="auto" w:fill="FFFF00"/>
          </w:tcPr>
          <w:p w14:paraId="11E73C89" w14:textId="77777777" w:rsidR="005D53A6" w:rsidRDefault="00000000">
            <w:pPr>
              <w:pStyle w:val="affffd"/>
              <w:ind w:firstLineChars="0" w:firstLine="0"/>
              <w:jc w:val="center"/>
            </w:pPr>
            <w:r>
              <w:rPr>
                <w:rFonts w:hint="eastAsia"/>
              </w:rPr>
              <w:t>严重偏差</w:t>
            </w:r>
          </w:p>
        </w:tc>
        <w:tc>
          <w:tcPr>
            <w:tcW w:w="1199" w:type="dxa"/>
            <w:shd w:val="clear" w:color="auto" w:fill="FFFF00"/>
          </w:tcPr>
          <w:p w14:paraId="6F0A1B40" w14:textId="77777777" w:rsidR="005D53A6" w:rsidRDefault="00000000">
            <w:pPr>
              <w:pStyle w:val="affffd"/>
              <w:ind w:firstLineChars="0" w:firstLine="0"/>
              <w:jc w:val="center"/>
            </w:pPr>
            <w:r>
              <w:rPr>
                <w:rFonts w:hint="eastAsia"/>
              </w:rPr>
              <w:t>采样方式</w:t>
            </w:r>
          </w:p>
        </w:tc>
      </w:tr>
      <w:tr w:rsidR="005D53A6" w14:paraId="0BBC2A21" w14:textId="77777777">
        <w:trPr>
          <w:jc w:val="center"/>
        </w:trPr>
        <w:tc>
          <w:tcPr>
            <w:tcW w:w="1347" w:type="dxa"/>
            <w:shd w:val="clear" w:color="auto" w:fill="FFFF00"/>
          </w:tcPr>
          <w:p w14:paraId="127F3139" w14:textId="77777777" w:rsidR="005D53A6" w:rsidRDefault="00000000">
            <w:pPr>
              <w:pStyle w:val="affffd"/>
              <w:ind w:firstLineChars="0" w:firstLine="0"/>
              <w:jc w:val="center"/>
            </w:pPr>
            <w:r>
              <w:rPr>
                <w:rFonts w:hint="eastAsia"/>
              </w:rPr>
              <w:t>调压器稳压性能</w:t>
            </w:r>
          </w:p>
        </w:tc>
        <w:tc>
          <w:tcPr>
            <w:tcW w:w="1174" w:type="dxa"/>
            <w:shd w:val="clear" w:color="auto" w:fill="FFFF00"/>
          </w:tcPr>
          <w:p w14:paraId="57546817" w14:textId="77777777" w:rsidR="005D53A6" w:rsidRDefault="00000000">
            <w:pPr>
              <w:pStyle w:val="affffd"/>
              <w:ind w:firstLineChars="0" w:firstLine="0"/>
              <w:jc w:val="center"/>
              <w:rPr>
                <w:highlight w:val="green"/>
              </w:rPr>
            </w:pPr>
            <w:r>
              <w:rPr>
                <w:rFonts w:hint="eastAsia"/>
                <w:szCs w:val="18"/>
                <w:highlight w:val="green"/>
              </w:rPr>
              <w:t>偏差≤0.8倍AC</w:t>
            </w:r>
          </w:p>
        </w:tc>
        <w:tc>
          <w:tcPr>
            <w:tcW w:w="1604" w:type="dxa"/>
            <w:shd w:val="clear" w:color="auto" w:fill="FFFF00"/>
          </w:tcPr>
          <w:p w14:paraId="34901DEA" w14:textId="77777777" w:rsidR="005D53A6" w:rsidRDefault="00000000">
            <w:pPr>
              <w:pStyle w:val="affffd"/>
              <w:ind w:firstLineChars="0" w:firstLine="0"/>
              <w:jc w:val="center"/>
            </w:pPr>
            <w:r>
              <w:rPr>
                <w:rFonts w:hint="eastAsia"/>
              </w:rPr>
              <w:t>0.8倍AC＜</w:t>
            </w:r>
            <w:r>
              <w:rPr>
                <w:rFonts w:hint="eastAsia"/>
                <w:szCs w:val="18"/>
              </w:rPr>
              <w:t>偏差≤1倍AC</w:t>
            </w:r>
          </w:p>
        </w:tc>
        <w:tc>
          <w:tcPr>
            <w:tcW w:w="1754" w:type="dxa"/>
            <w:shd w:val="clear" w:color="auto" w:fill="FFFF00"/>
          </w:tcPr>
          <w:p w14:paraId="17D87B6B" w14:textId="77777777" w:rsidR="005D53A6" w:rsidRDefault="00000000">
            <w:pPr>
              <w:pStyle w:val="affffd"/>
              <w:ind w:firstLineChars="0" w:firstLine="0"/>
              <w:jc w:val="center"/>
            </w:pPr>
            <w:r>
              <w:rPr>
                <w:rFonts w:hint="eastAsia"/>
              </w:rPr>
              <w:t>1倍AC＜</w:t>
            </w:r>
            <w:r>
              <w:rPr>
                <w:rFonts w:hint="eastAsia"/>
                <w:szCs w:val="18"/>
              </w:rPr>
              <w:t>偏差≤1.25倍AC</w:t>
            </w:r>
          </w:p>
        </w:tc>
        <w:tc>
          <w:tcPr>
            <w:tcW w:w="1904" w:type="dxa"/>
            <w:shd w:val="clear" w:color="auto" w:fill="FFFF00"/>
          </w:tcPr>
          <w:p w14:paraId="67037071" w14:textId="77777777" w:rsidR="005D53A6" w:rsidRDefault="00000000">
            <w:pPr>
              <w:pStyle w:val="affffd"/>
              <w:ind w:firstLineChars="0" w:firstLine="0"/>
              <w:jc w:val="center"/>
            </w:pPr>
            <w:r>
              <w:rPr>
                <w:rFonts w:hint="eastAsia"/>
              </w:rPr>
              <w:t>1.25倍AC＜</w:t>
            </w:r>
            <w:r>
              <w:rPr>
                <w:rFonts w:hint="eastAsia"/>
                <w:szCs w:val="18"/>
              </w:rPr>
              <w:t>偏差≤1.5倍AC</w:t>
            </w:r>
          </w:p>
        </w:tc>
        <w:tc>
          <w:tcPr>
            <w:tcW w:w="1684" w:type="dxa"/>
            <w:shd w:val="clear" w:color="auto" w:fill="FFFF00"/>
          </w:tcPr>
          <w:p w14:paraId="09FD7E37" w14:textId="77777777" w:rsidR="005D53A6" w:rsidRDefault="00000000">
            <w:pPr>
              <w:pStyle w:val="affffd"/>
              <w:ind w:firstLineChars="0" w:firstLine="0"/>
              <w:jc w:val="center"/>
            </w:pPr>
            <w:r>
              <w:rPr>
                <w:rFonts w:hint="eastAsia"/>
              </w:rPr>
              <w:t>1.5倍AC＜</w:t>
            </w:r>
            <w:r>
              <w:rPr>
                <w:rFonts w:hint="eastAsia"/>
                <w:szCs w:val="18"/>
              </w:rPr>
              <w:t>偏差</w:t>
            </w:r>
          </w:p>
        </w:tc>
        <w:tc>
          <w:tcPr>
            <w:tcW w:w="1199" w:type="dxa"/>
            <w:shd w:val="clear" w:color="auto" w:fill="FFFF00"/>
          </w:tcPr>
          <w:p w14:paraId="5CDFAB51" w14:textId="77777777" w:rsidR="005D53A6" w:rsidRDefault="00000000">
            <w:pPr>
              <w:pStyle w:val="affffd"/>
              <w:ind w:firstLineChars="0" w:firstLine="0"/>
              <w:jc w:val="center"/>
            </w:pPr>
            <w:r>
              <w:rPr>
                <w:rFonts w:hint="eastAsia"/>
              </w:rPr>
              <w:t>压力采样</w:t>
            </w:r>
          </w:p>
        </w:tc>
      </w:tr>
      <w:tr w:rsidR="005D53A6" w14:paraId="216B71C3" w14:textId="77777777">
        <w:trPr>
          <w:jc w:val="center"/>
        </w:trPr>
        <w:tc>
          <w:tcPr>
            <w:tcW w:w="1347" w:type="dxa"/>
            <w:shd w:val="clear" w:color="auto" w:fill="FFFF00"/>
          </w:tcPr>
          <w:p w14:paraId="4CA8F673" w14:textId="77777777" w:rsidR="005D53A6" w:rsidRDefault="00000000">
            <w:pPr>
              <w:pStyle w:val="affffd"/>
              <w:ind w:firstLineChars="0" w:firstLine="0"/>
              <w:jc w:val="center"/>
            </w:pPr>
            <w:r>
              <w:rPr>
                <w:rFonts w:hint="eastAsia"/>
              </w:rPr>
              <w:t>调压器关闭压力性能</w:t>
            </w:r>
          </w:p>
        </w:tc>
        <w:tc>
          <w:tcPr>
            <w:tcW w:w="1174" w:type="dxa"/>
            <w:shd w:val="clear" w:color="auto" w:fill="FFFF00"/>
          </w:tcPr>
          <w:p w14:paraId="494B369B" w14:textId="77777777" w:rsidR="005D53A6" w:rsidRDefault="00000000">
            <w:pPr>
              <w:pStyle w:val="affffd"/>
              <w:ind w:firstLineChars="0" w:firstLine="0"/>
              <w:jc w:val="center"/>
              <w:rPr>
                <w:highlight w:val="green"/>
              </w:rPr>
            </w:pPr>
            <w:r>
              <w:rPr>
                <w:rFonts w:hint="eastAsia"/>
                <w:szCs w:val="18"/>
                <w:highlight w:val="green"/>
              </w:rPr>
              <w:t>偏差≤0.8倍SG</w:t>
            </w:r>
          </w:p>
        </w:tc>
        <w:tc>
          <w:tcPr>
            <w:tcW w:w="1604" w:type="dxa"/>
            <w:shd w:val="clear" w:color="auto" w:fill="FFFF00"/>
          </w:tcPr>
          <w:p w14:paraId="0903780A" w14:textId="77777777" w:rsidR="005D53A6" w:rsidRDefault="00000000">
            <w:pPr>
              <w:pStyle w:val="affffd"/>
              <w:ind w:firstLineChars="0" w:firstLine="0"/>
              <w:jc w:val="center"/>
            </w:pPr>
            <w:r>
              <w:rPr>
                <w:rFonts w:hint="eastAsia"/>
              </w:rPr>
              <w:t>0.8倍SG＜</w:t>
            </w:r>
            <w:r>
              <w:rPr>
                <w:rFonts w:hint="eastAsia"/>
                <w:szCs w:val="18"/>
              </w:rPr>
              <w:t>偏差≤1倍SG</w:t>
            </w:r>
          </w:p>
        </w:tc>
        <w:tc>
          <w:tcPr>
            <w:tcW w:w="1754" w:type="dxa"/>
            <w:shd w:val="clear" w:color="auto" w:fill="FFFF00"/>
          </w:tcPr>
          <w:p w14:paraId="6520DE70" w14:textId="77777777" w:rsidR="005D53A6" w:rsidRDefault="00000000">
            <w:pPr>
              <w:pStyle w:val="affffd"/>
              <w:ind w:firstLineChars="0" w:firstLine="0"/>
              <w:jc w:val="center"/>
            </w:pPr>
            <w:r>
              <w:rPr>
                <w:rFonts w:hint="eastAsia"/>
              </w:rPr>
              <w:t>1倍SG＜</w:t>
            </w:r>
            <w:r>
              <w:rPr>
                <w:rFonts w:hint="eastAsia"/>
                <w:szCs w:val="18"/>
              </w:rPr>
              <w:t>偏差≤1.5倍SG</w:t>
            </w:r>
          </w:p>
        </w:tc>
        <w:tc>
          <w:tcPr>
            <w:tcW w:w="1904" w:type="dxa"/>
            <w:shd w:val="clear" w:color="auto" w:fill="FFFF00"/>
          </w:tcPr>
          <w:p w14:paraId="3902617A" w14:textId="77777777" w:rsidR="005D53A6" w:rsidRDefault="00000000">
            <w:pPr>
              <w:pStyle w:val="affffd"/>
              <w:ind w:firstLineChars="0" w:firstLine="0"/>
              <w:jc w:val="center"/>
            </w:pPr>
            <w:r>
              <w:rPr>
                <w:rFonts w:hint="eastAsia"/>
              </w:rPr>
              <w:t>1.5倍SG＜</w:t>
            </w:r>
            <w:r>
              <w:rPr>
                <w:rFonts w:hint="eastAsia"/>
                <w:szCs w:val="18"/>
              </w:rPr>
              <w:t>偏差≤2倍SG</w:t>
            </w:r>
          </w:p>
        </w:tc>
        <w:tc>
          <w:tcPr>
            <w:tcW w:w="1684" w:type="dxa"/>
            <w:shd w:val="clear" w:color="auto" w:fill="FFFF00"/>
          </w:tcPr>
          <w:p w14:paraId="2B6269A7" w14:textId="77777777" w:rsidR="005D53A6" w:rsidRDefault="00000000">
            <w:pPr>
              <w:pStyle w:val="affffd"/>
              <w:ind w:firstLineChars="0" w:firstLine="0"/>
              <w:jc w:val="center"/>
            </w:pPr>
            <w:r>
              <w:rPr>
                <w:rFonts w:hint="eastAsia"/>
              </w:rPr>
              <w:t>2倍SG＜</w:t>
            </w:r>
            <w:r>
              <w:rPr>
                <w:rFonts w:hint="eastAsia"/>
                <w:szCs w:val="18"/>
              </w:rPr>
              <w:t>偏差</w:t>
            </w:r>
          </w:p>
        </w:tc>
        <w:tc>
          <w:tcPr>
            <w:tcW w:w="1199" w:type="dxa"/>
            <w:shd w:val="clear" w:color="auto" w:fill="FFFF00"/>
          </w:tcPr>
          <w:p w14:paraId="797BE775" w14:textId="77777777" w:rsidR="005D53A6" w:rsidRDefault="00000000">
            <w:pPr>
              <w:pStyle w:val="affffd"/>
              <w:ind w:firstLineChars="0" w:firstLine="0"/>
              <w:jc w:val="center"/>
            </w:pPr>
            <w:r>
              <w:rPr>
                <w:rFonts w:hint="eastAsia"/>
              </w:rPr>
              <w:t>压力采样</w:t>
            </w:r>
          </w:p>
        </w:tc>
      </w:tr>
      <w:tr w:rsidR="005D53A6" w14:paraId="7372B668" w14:textId="77777777">
        <w:trPr>
          <w:jc w:val="center"/>
        </w:trPr>
        <w:tc>
          <w:tcPr>
            <w:tcW w:w="1347" w:type="dxa"/>
            <w:shd w:val="clear" w:color="auto" w:fill="FFFF00"/>
          </w:tcPr>
          <w:p w14:paraId="31F7FBDD" w14:textId="77777777" w:rsidR="005D53A6" w:rsidRDefault="00000000">
            <w:pPr>
              <w:pStyle w:val="affffd"/>
              <w:ind w:firstLineChars="0" w:firstLine="0"/>
              <w:jc w:val="center"/>
            </w:pPr>
            <w:r>
              <w:rPr>
                <w:rFonts w:hint="eastAsia"/>
              </w:rPr>
              <w:t>切断阀超压切断性能</w:t>
            </w:r>
          </w:p>
        </w:tc>
        <w:tc>
          <w:tcPr>
            <w:tcW w:w="1174" w:type="dxa"/>
            <w:shd w:val="clear" w:color="auto" w:fill="FFFF00"/>
          </w:tcPr>
          <w:p w14:paraId="1E05677B" w14:textId="77777777" w:rsidR="005D53A6" w:rsidRDefault="00000000">
            <w:pPr>
              <w:pStyle w:val="affffd"/>
              <w:ind w:firstLineChars="0" w:firstLine="0"/>
              <w:jc w:val="center"/>
              <w:rPr>
                <w:highlight w:val="green"/>
              </w:rPr>
            </w:pPr>
            <w:r>
              <w:rPr>
                <w:rFonts w:hint="eastAsia"/>
                <w:szCs w:val="18"/>
                <w:highlight w:val="green"/>
              </w:rPr>
              <w:t>偏差≤0.8倍AQ</w:t>
            </w:r>
          </w:p>
        </w:tc>
        <w:tc>
          <w:tcPr>
            <w:tcW w:w="1604" w:type="dxa"/>
            <w:shd w:val="clear" w:color="auto" w:fill="FFFF00"/>
          </w:tcPr>
          <w:p w14:paraId="118625B4" w14:textId="77777777" w:rsidR="005D53A6" w:rsidRDefault="00000000">
            <w:pPr>
              <w:pStyle w:val="affffd"/>
              <w:ind w:firstLineChars="0" w:firstLine="0"/>
              <w:jc w:val="center"/>
            </w:pPr>
            <w:r>
              <w:rPr>
                <w:rFonts w:hint="eastAsia"/>
              </w:rPr>
              <w:t>0.8倍AQ＜</w:t>
            </w:r>
            <w:r>
              <w:rPr>
                <w:rFonts w:hint="eastAsia"/>
                <w:szCs w:val="18"/>
              </w:rPr>
              <w:t>偏差≤1倍AQ</w:t>
            </w:r>
          </w:p>
        </w:tc>
        <w:tc>
          <w:tcPr>
            <w:tcW w:w="1754" w:type="dxa"/>
            <w:shd w:val="clear" w:color="auto" w:fill="FFFF00"/>
          </w:tcPr>
          <w:p w14:paraId="62612AC1" w14:textId="77777777" w:rsidR="005D53A6" w:rsidRDefault="00000000">
            <w:pPr>
              <w:pStyle w:val="affffd"/>
              <w:ind w:firstLineChars="0" w:firstLine="0"/>
              <w:jc w:val="center"/>
            </w:pPr>
            <w:r>
              <w:rPr>
                <w:rFonts w:hint="eastAsia"/>
              </w:rPr>
              <w:t>1倍AQ＜</w:t>
            </w:r>
            <w:r>
              <w:rPr>
                <w:rFonts w:hint="eastAsia"/>
                <w:szCs w:val="18"/>
              </w:rPr>
              <w:t>偏差≤1.5倍AQ</w:t>
            </w:r>
          </w:p>
        </w:tc>
        <w:tc>
          <w:tcPr>
            <w:tcW w:w="1904" w:type="dxa"/>
            <w:shd w:val="clear" w:color="auto" w:fill="FFFF00"/>
          </w:tcPr>
          <w:p w14:paraId="44B20914" w14:textId="77777777" w:rsidR="005D53A6" w:rsidRDefault="00000000">
            <w:pPr>
              <w:pStyle w:val="affffd"/>
              <w:ind w:firstLineChars="0" w:firstLine="0"/>
              <w:jc w:val="center"/>
            </w:pPr>
            <w:r>
              <w:rPr>
                <w:rFonts w:hint="eastAsia"/>
              </w:rPr>
              <w:t>1.5倍AQ＜</w:t>
            </w:r>
            <w:r>
              <w:rPr>
                <w:rFonts w:hint="eastAsia"/>
                <w:szCs w:val="18"/>
              </w:rPr>
              <w:t>偏差≤2倍AQ</w:t>
            </w:r>
          </w:p>
        </w:tc>
        <w:tc>
          <w:tcPr>
            <w:tcW w:w="1684" w:type="dxa"/>
            <w:shd w:val="clear" w:color="auto" w:fill="FFFF00"/>
          </w:tcPr>
          <w:p w14:paraId="7D130B5F" w14:textId="77777777" w:rsidR="005D53A6" w:rsidRDefault="00000000">
            <w:pPr>
              <w:pStyle w:val="affffd"/>
              <w:ind w:firstLineChars="0" w:firstLine="0"/>
              <w:jc w:val="center"/>
            </w:pPr>
            <w:r>
              <w:rPr>
                <w:rFonts w:hint="eastAsia"/>
              </w:rPr>
              <w:t>2倍AQ＜</w:t>
            </w:r>
            <w:r>
              <w:rPr>
                <w:rFonts w:hint="eastAsia"/>
                <w:szCs w:val="18"/>
              </w:rPr>
              <w:t>偏差</w:t>
            </w:r>
          </w:p>
        </w:tc>
        <w:tc>
          <w:tcPr>
            <w:tcW w:w="1199" w:type="dxa"/>
            <w:shd w:val="clear" w:color="auto" w:fill="FFFF00"/>
          </w:tcPr>
          <w:p w14:paraId="5EA823CF" w14:textId="77777777" w:rsidR="005D53A6" w:rsidRDefault="00000000">
            <w:pPr>
              <w:pStyle w:val="affffd"/>
              <w:ind w:firstLineChars="0" w:firstLine="0"/>
              <w:jc w:val="center"/>
            </w:pPr>
            <w:r>
              <w:rPr>
                <w:rFonts w:hint="eastAsia"/>
              </w:rPr>
              <w:t>加压+压力采样</w:t>
            </w:r>
          </w:p>
        </w:tc>
      </w:tr>
      <w:tr w:rsidR="005D53A6" w14:paraId="08E3E6D3" w14:textId="77777777">
        <w:trPr>
          <w:jc w:val="center"/>
        </w:trPr>
        <w:tc>
          <w:tcPr>
            <w:tcW w:w="1347" w:type="dxa"/>
            <w:shd w:val="clear" w:color="auto" w:fill="FFFF00"/>
          </w:tcPr>
          <w:p w14:paraId="12CC9770" w14:textId="77777777" w:rsidR="005D53A6" w:rsidRDefault="00000000">
            <w:pPr>
              <w:pStyle w:val="affffd"/>
              <w:ind w:firstLineChars="0" w:firstLine="0"/>
              <w:jc w:val="center"/>
            </w:pPr>
            <w:r>
              <w:rPr>
                <w:rFonts w:hint="eastAsia"/>
                <w:szCs w:val="21"/>
              </w:rPr>
              <w:t>放散阀整定压力性能</w:t>
            </w:r>
          </w:p>
        </w:tc>
        <w:tc>
          <w:tcPr>
            <w:tcW w:w="1174" w:type="dxa"/>
            <w:shd w:val="clear" w:color="auto" w:fill="FFFF00"/>
          </w:tcPr>
          <w:p w14:paraId="4213A9D3" w14:textId="77777777" w:rsidR="005D53A6" w:rsidRDefault="00000000">
            <w:pPr>
              <w:pStyle w:val="affffd"/>
              <w:ind w:firstLineChars="0" w:firstLine="0"/>
              <w:jc w:val="center"/>
              <w:rPr>
                <w:highlight w:val="green"/>
              </w:rPr>
            </w:pPr>
            <w:r>
              <w:rPr>
                <w:rFonts w:hint="eastAsia"/>
                <w:szCs w:val="18"/>
                <w:highlight w:val="green"/>
              </w:rPr>
              <w:t>偏差≤0.8倍AF</w:t>
            </w:r>
          </w:p>
        </w:tc>
        <w:tc>
          <w:tcPr>
            <w:tcW w:w="1604" w:type="dxa"/>
            <w:shd w:val="clear" w:color="auto" w:fill="FFFF00"/>
          </w:tcPr>
          <w:p w14:paraId="4DDA6DA4" w14:textId="77777777" w:rsidR="005D53A6" w:rsidRDefault="00000000">
            <w:pPr>
              <w:pStyle w:val="affffd"/>
              <w:ind w:firstLineChars="0" w:firstLine="0"/>
              <w:jc w:val="center"/>
            </w:pPr>
            <w:r>
              <w:rPr>
                <w:rFonts w:hint="eastAsia"/>
              </w:rPr>
              <w:t>0.8倍AF＜</w:t>
            </w:r>
            <w:r>
              <w:rPr>
                <w:rFonts w:hint="eastAsia"/>
                <w:szCs w:val="18"/>
              </w:rPr>
              <w:t>偏差≤1倍AF</w:t>
            </w:r>
          </w:p>
        </w:tc>
        <w:tc>
          <w:tcPr>
            <w:tcW w:w="1754" w:type="dxa"/>
            <w:shd w:val="clear" w:color="auto" w:fill="FFFF00"/>
          </w:tcPr>
          <w:p w14:paraId="4FAD1122" w14:textId="77777777" w:rsidR="005D53A6" w:rsidRDefault="00000000">
            <w:pPr>
              <w:pStyle w:val="affffd"/>
              <w:ind w:firstLineChars="0" w:firstLine="0"/>
              <w:jc w:val="center"/>
            </w:pPr>
            <w:r>
              <w:rPr>
                <w:rFonts w:hint="eastAsia"/>
              </w:rPr>
              <w:t>1倍AF＜</w:t>
            </w:r>
            <w:r>
              <w:rPr>
                <w:rFonts w:hint="eastAsia"/>
                <w:szCs w:val="18"/>
              </w:rPr>
              <w:t>偏差≤1.5倍AF</w:t>
            </w:r>
          </w:p>
        </w:tc>
        <w:tc>
          <w:tcPr>
            <w:tcW w:w="1904" w:type="dxa"/>
            <w:shd w:val="clear" w:color="auto" w:fill="FFFF00"/>
          </w:tcPr>
          <w:p w14:paraId="3D77160D" w14:textId="77777777" w:rsidR="005D53A6" w:rsidRDefault="00000000">
            <w:pPr>
              <w:pStyle w:val="affffd"/>
              <w:ind w:firstLineChars="0" w:firstLine="0"/>
              <w:jc w:val="center"/>
            </w:pPr>
            <w:r>
              <w:rPr>
                <w:rFonts w:hint="eastAsia"/>
              </w:rPr>
              <w:t>1.5倍AF＜</w:t>
            </w:r>
            <w:r>
              <w:rPr>
                <w:rFonts w:hint="eastAsia"/>
                <w:szCs w:val="18"/>
              </w:rPr>
              <w:t>偏差≤2倍AF</w:t>
            </w:r>
          </w:p>
        </w:tc>
        <w:tc>
          <w:tcPr>
            <w:tcW w:w="1684" w:type="dxa"/>
            <w:shd w:val="clear" w:color="auto" w:fill="FFFF00"/>
          </w:tcPr>
          <w:p w14:paraId="1C95BC41" w14:textId="77777777" w:rsidR="005D53A6" w:rsidRDefault="00000000">
            <w:pPr>
              <w:pStyle w:val="affffd"/>
              <w:ind w:firstLineChars="0" w:firstLine="0"/>
              <w:jc w:val="center"/>
            </w:pPr>
            <w:r>
              <w:rPr>
                <w:rFonts w:hint="eastAsia"/>
              </w:rPr>
              <w:t>2倍AF＜</w:t>
            </w:r>
            <w:r>
              <w:rPr>
                <w:rFonts w:hint="eastAsia"/>
                <w:szCs w:val="18"/>
              </w:rPr>
              <w:t>偏差</w:t>
            </w:r>
          </w:p>
        </w:tc>
        <w:tc>
          <w:tcPr>
            <w:tcW w:w="1199" w:type="dxa"/>
            <w:shd w:val="clear" w:color="auto" w:fill="FFFF00"/>
          </w:tcPr>
          <w:p w14:paraId="3763C0B0" w14:textId="77777777" w:rsidR="005D53A6" w:rsidRDefault="00000000">
            <w:pPr>
              <w:pStyle w:val="affffd"/>
              <w:ind w:firstLineChars="0" w:firstLine="0"/>
              <w:jc w:val="center"/>
            </w:pPr>
            <w:r>
              <w:rPr>
                <w:rFonts w:hint="eastAsia"/>
              </w:rPr>
              <w:t>加压+压力采样</w:t>
            </w:r>
          </w:p>
        </w:tc>
      </w:tr>
      <w:tr w:rsidR="005D53A6" w14:paraId="02BA2E30" w14:textId="77777777">
        <w:trPr>
          <w:jc w:val="center"/>
        </w:trPr>
        <w:tc>
          <w:tcPr>
            <w:tcW w:w="1347" w:type="dxa"/>
            <w:shd w:val="clear" w:color="auto" w:fill="FFFF00"/>
          </w:tcPr>
          <w:p w14:paraId="2A1AD9B0" w14:textId="77777777" w:rsidR="005D53A6" w:rsidRDefault="00000000">
            <w:pPr>
              <w:pStyle w:val="affffd"/>
              <w:ind w:firstLineChars="0" w:firstLine="0"/>
              <w:jc w:val="center"/>
              <w:rPr>
                <w:color w:val="000000" w:themeColor="text1"/>
              </w:rPr>
            </w:pPr>
            <w:r>
              <w:rPr>
                <w:rFonts w:hint="eastAsia"/>
                <w:color w:val="000000" w:themeColor="text1"/>
                <w:szCs w:val="21"/>
              </w:rPr>
              <w:t>放散阀启闭压差性能</w:t>
            </w:r>
          </w:p>
        </w:tc>
        <w:tc>
          <w:tcPr>
            <w:tcW w:w="1174" w:type="dxa"/>
            <w:shd w:val="clear" w:color="auto" w:fill="FFFF00"/>
          </w:tcPr>
          <w:p w14:paraId="6E85D6B0" w14:textId="77777777" w:rsidR="005D53A6" w:rsidRDefault="00000000">
            <w:pPr>
              <w:pStyle w:val="affffd"/>
              <w:ind w:firstLineChars="0" w:firstLine="0"/>
              <w:jc w:val="center"/>
              <w:rPr>
                <w:color w:val="000000" w:themeColor="text1"/>
                <w:highlight w:val="green"/>
              </w:rPr>
            </w:pPr>
            <w:r>
              <w:rPr>
                <w:rFonts w:hint="eastAsia"/>
                <w:szCs w:val="18"/>
                <w:highlight w:val="green"/>
              </w:rPr>
              <w:t>压差≤10%</w:t>
            </w:r>
          </w:p>
        </w:tc>
        <w:tc>
          <w:tcPr>
            <w:tcW w:w="1604" w:type="dxa"/>
            <w:shd w:val="clear" w:color="auto" w:fill="FFFF00"/>
          </w:tcPr>
          <w:p w14:paraId="631DEEC8" w14:textId="77777777" w:rsidR="005D53A6" w:rsidRDefault="00000000">
            <w:pPr>
              <w:pStyle w:val="affffd"/>
              <w:ind w:firstLineChars="0" w:firstLine="0"/>
              <w:jc w:val="center"/>
              <w:rPr>
                <w:color w:val="000000" w:themeColor="text1"/>
              </w:rPr>
            </w:pPr>
            <w:r>
              <w:rPr>
                <w:rFonts w:hint="eastAsia"/>
              </w:rPr>
              <w:t>10%＜</w:t>
            </w:r>
            <w:r>
              <w:rPr>
                <w:rFonts w:hint="eastAsia"/>
                <w:szCs w:val="18"/>
              </w:rPr>
              <w:t>压差≤15%</w:t>
            </w:r>
          </w:p>
        </w:tc>
        <w:tc>
          <w:tcPr>
            <w:tcW w:w="1754" w:type="dxa"/>
            <w:shd w:val="clear" w:color="auto" w:fill="FFFF00"/>
          </w:tcPr>
          <w:p w14:paraId="0E5E5131" w14:textId="77777777" w:rsidR="005D53A6" w:rsidRDefault="00000000">
            <w:pPr>
              <w:pStyle w:val="affffd"/>
              <w:ind w:firstLineChars="0" w:firstLine="0"/>
              <w:jc w:val="center"/>
              <w:rPr>
                <w:color w:val="000000" w:themeColor="text1"/>
              </w:rPr>
            </w:pPr>
            <w:r>
              <w:rPr>
                <w:rFonts w:hint="eastAsia"/>
              </w:rPr>
              <w:t>15%＜</w:t>
            </w:r>
            <w:r>
              <w:rPr>
                <w:rFonts w:hint="eastAsia"/>
                <w:szCs w:val="18"/>
              </w:rPr>
              <w:t>压差≤20%</w:t>
            </w:r>
          </w:p>
        </w:tc>
        <w:tc>
          <w:tcPr>
            <w:tcW w:w="1904" w:type="dxa"/>
            <w:shd w:val="clear" w:color="auto" w:fill="FFFF00"/>
          </w:tcPr>
          <w:p w14:paraId="535D72CE" w14:textId="77777777" w:rsidR="005D53A6" w:rsidRDefault="00000000">
            <w:pPr>
              <w:pStyle w:val="affffd"/>
              <w:ind w:firstLineChars="0" w:firstLine="0"/>
              <w:jc w:val="center"/>
              <w:rPr>
                <w:color w:val="000000" w:themeColor="text1"/>
              </w:rPr>
            </w:pPr>
            <w:r>
              <w:rPr>
                <w:rFonts w:hint="eastAsia"/>
                <w:color w:val="000000" w:themeColor="text1"/>
                <w:szCs w:val="18"/>
              </w:rPr>
              <w:t>20%</w:t>
            </w:r>
            <w:r>
              <w:rPr>
                <w:rFonts w:hint="eastAsia"/>
                <w:color w:val="000000" w:themeColor="text1"/>
              </w:rPr>
              <w:t>＜</w:t>
            </w:r>
            <w:r>
              <w:rPr>
                <w:rFonts w:hint="eastAsia"/>
                <w:szCs w:val="18"/>
              </w:rPr>
              <w:t>压差</w:t>
            </w:r>
            <w:r>
              <w:rPr>
                <w:rFonts w:hint="eastAsia"/>
                <w:color w:val="000000" w:themeColor="text1"/>
                <w:szCs w:val="18"/>
              </w:rPr>
              <w:t>≤30%</w:t>
            </w:r>
          </w:p>
        </w:tc>
        <w:tc>
          <w:tcPr>
            <w:tcW w:w="1684" w:type="dxa"/>
            <w:shd w:val="clear" w:color="auto" w:fill="FFFF00"/>
          </w:tcPr>
          <w:p w14:paraId="430A36E8" w14:textId="77777777" w:rsidR="005D53A6" w:rsidRDefault="00000000">
            <w:pPr>
              <w:pStyle w:val="affffd"/>
              <w:ind w:firstLineChars="0" w:firstLine="0"/>
              <w:jc w:val="center"/>
              <w:rPr>
                <w:color w:val="000000" w:themeColor="text1"/>
              </w:rPr>
            </w:pPr>
            <w:r>
              <w:rPr>
                <w:rFonts w:hint="eastAsia"/>
                <w:color w:val="000000" w:themeColor="text1"/>
                <w:szCs w:val="18"/>
              </w:rPr>
              <w:t>30%</w:t>
            </w:r>
            <w:r>
              <w:rPr>
                <w:rFonts w:hint="eastAsia"/>
                <w:color w:val="000000" w:themeColor="text1"/>
              </w:rPr>
              <w:t>＜</w:t>
            </w:r>
            <w:r>
              <w:rPr>
                <w:rFonts w:hint="eastAsia"/>
                <w:szCs w:val="18"/>
              </w:rPr>
              <w:t>压差</w:t>
            </w:r>
          </w:p>
        </w:tc>
        <w:tc>
          <w:tcPr>
            <w:tcW w:w="1199" w:type="dxa"/>
            <w:shd w:val="clear" w:color="auto" w:fill="FFFF00"/>
          </w:tcPr>
          <w:p w14:paraId="79E93599" w14:textId="77777777" w:rsidR="005D53A6" w:rsidRDefault="00000000">
            <w:pPr>
              <w:pStyle w:val="affffd"/>
              <w:ind w:firstLineChars="0" w:firstLine="0"/>
              <w:jc w:val="center"/>
              <w:rPr>
                <w:color w:val="000000" w:themeColor="text1"/>
              </w:rPr>
            </w:pPr>
            <w:r>
              <w:rPr>
                <w:rFonts w:hint="eastAsia"/>
                <w:color w:val="000000" w:themeColor="text1"/>
              </w:rPr>
              <w:t>压力采样</w:t>
            </w:r>
          </w:p>
        </w:tc>
      </w:tr>
      <w:tr w:rsidR="005D53A6" w14:paraId="329FAA06" w14:textId="77777777">
        <w:trPr>
          <w:jc w:val="center"/>
        </w:trPr>
        <w:tc>
          <w:tcPr>
            <w:tcW w:w="1347" w:type="dxa"/>
            <w:shd w:val="clear" w:color="auto" w:fill="FFFF00"/>
          </w:tcPr>
          <w:p w14:paraId="3B8AA7CD" w14:textId="77777777" w:rsidR="005D53A6" w:rsidRDefault="00000000">
            <w:pPr>
              <w:pStyle w:val="affffd"/>
              <w:ind w:firstLineChars="0" w:firstLine="0"/>
              <w:jc w:val="center"/>
              <w:rPr>
                <w:color w:val="000000" w:themeColor="text1"/>
              </w:rPr>
            </w:pPr>
            <w:r>
              <w:rPr>
                <w:rFonts w:hint="eastAsia"/>
                <w:bCs/>
                <w:color w:val="000000" w:themeColor="text1"/>
                <w:w w:val="90"/>
                <w:szCs w:val="21"/>
              </w:rPr>
              <w:t>调压器阀座密封性能</w:t>
            </w:r>
          </w:p>
        </w:tc>
        <w:tc>
          <w:tcPr>
            <w:tcW w:w="1174" w:type="dxa"/>
            <w:shd w:val="clear" w:color="auto" w:fill="FFFF00"/>
          </w:tcPr>
          <w:p w14:paraId="393F5AC8" w14:textId="77777777" w:rsidR="005D53A6" w:rsidRDefault="00000000">
            <w:pPr>
              <w:pStyle w:val="affffd"/>
              <w:ind w:firstLineChars="0" w:firstLine="0"/>
              <w:jc w:val="center"/>
              <w:rPr>
                <w:color w:val="000000" w:themeColor="text1"/>
                <w:highlight w:val="green"/>
              </w:rPr>
            </w:pPr>
            <w:r>
              <w:rPr>
                <w:rFonts w:hint="eastAsia"/>
                <w:color w:val="000000" w:themeColor="text1"/>
                <w:highlight w:val="green"/>
              </w:rPr>
              <w:t>泄漏量</w:t>
            </w:r>
            <w:r>
              <w:rPr>
                <w:rFonts w:hint="eastAsia"/>
                <w:szCs w:val="18"/>
                <w:highlight w:val="green"/>
              </w:rPr>
              <w:t>≤0.8倍限值</w:t>
            </w:r>
          </w:p>
        </w:tc>
        <w:tc>
          <w:tcPr>
            <w:tcW w:w="1604" w:type="dxa"/>
            <w:shd w:val="clear" w:color="auto" w:fill="FFFF00"/>
          </w:tcPr>
          <w:p w14:paraId="51543E70" w14:textId="77777777" w:rsidR="005D53A6" w:rsidRDefault="00000000">
            <w:pPr>
              <w:pStyle w:val="affffd"/>
              <w:ind w:firstLineChars="0" w:firstLine="0"/>
              <w:jc w:val="center"/>
              <w:rPr>
                <w:color w:val="000000" w:themeColor="text1"/>
              </w:rPr>
            </w:pPr>
            <w:r>
              <w:rPr>
                <w:rFonts w:hint="eastAsia"/>
              </w:rPr>
              <w:t>0.8倍限值＜</w:t>
            </w:r>
            <w:r>
              <w:rPr>
                <w:rFonts w:hint="eastAsia"/>
                <w:color w:val="000000" w:themeColor="text1"/>
              </w:rPr>
              <w:t>泄漏量</w:t>
            </w:r>
            <w:r>
              <w:rPr>
                <w:rFonts w:hint="eastAsia"/>
                <w:szCs w:val="18"/>
              </w:rPr>
              <w:t>≤1倍限值</w:t>
            </w:r>
          </w:p>
        </w:tc>
        <w:tc>
          <w:tcPr>
            <w:tcW w:w="1754" w:type="dxa"/>
            <w:shd w:val="clear" w:color="auto" w:fill="FFFF00"/>
          </w:tcPr>
          <w:p w14:paraId="27EC2CCD" w14:textId="77777777" w:rsidR="005D53A6" w:rsidRDefault="00000000">
            <w:pPr>
              <w:pStyle w:val="affffd"/>
              <w:ind w:firstLineChars="0" w:firstLine="0"/>
              <w:jc w:val="center"/>
              <w:rPr>
                <w:color w:val="000000" w:themeColor="text1"/>
              </w:rPr>
            </w:pPr>
            <w:r>
              <w:rPr>
                <w:rFonts w:hint="eastAsia"/>
                <w:color w:val="000000" w:themeColor="text1"/>
                <w:szCs w:val="18"/>
              </w:rPr>
              <w:t>1倍限值</w:t>
            </w:r>
            <w:r>
              <w:rPr>
                <w:rFonts w:hint="eastAsia"/>
                <w:color w:val="000000" w:themeColor="text1"/>
              </w:rPr>
              <w:t>＜泄漏量</w:t>
            </w:r>
            <w:r>
              <w:rPr>
                <w:rFonts w:hint="eastAsia"/>
                <w:color w:val="000000" w:themeColor="text1"/>
                <w:szCs w:val="18"/>
              </w:rPr>
              <w:t>≤5倍限值</w:t>
            </w:r>
          </w:p>
        </w:tc>
        <w:tc>
          <w:tcPr>
            <w:tcW w:w="1904" w:type="dxa"/>
            <w:shd w:val="clear" w:color="auto" w:fill="FFFF00"/>
          </w:tcPr>
          <w:p w14:paraId="2A7F6D58" w14:textId="77777777" w:rsidR="005D53A6" w:rsidRDefault="00000000">
            <w:pPr>
              <w:pStyle w:val="affffd"/>
              <w:ind w:firstLineChars="0" w:firstLine="0"/>
              <w:jc w:val="center"/>
              <w:rPr>
                <w:color w:val="000000" w:themeColor="text1"/>
              </w:rPr>
            </w:pPr>
            <w:r>
              <w:rPr>
                <w:rFonts w:hint="eastAsia"/>
                <w:color w:val="000000" w:themeColor="text1"/>
                <w:szCs w:val="18"/>
              </w:rPr>
              <w:t>5倍限值</w:t>
            </w:r>
            <w:r>
              <w:rPr>
                <w:rFonts w:hint="eastAsia"/>
                <w:color w:val="000000" w:themeColor="text1"/>
              </w:rPr>
              <w:t>＜泄漏量</w:t>
            </w:r>
            <w:r>
              <w:rPr>
                <w:rFonts w:hint="eastAsia"/>
                <w:color w:val="000000" w:themeColor="text1"/>
                <w:szCs w:val="18"/>
              </w:rPr>
              <w:t>≤10倍限值</w:t>
            </w:r>
          </w:p>
        </w:tc>
        <w:tc>
          <w:tcPr>
            <w:tcW w:w="1684" w:type="dxa"/>
            <w:shd w:val="clear" w:color="auto" w:fill="FFFF00"/>
          </w:tcPr>
          <w:p w14:paraId="75929DA3" w14:textId="77777777" w:rsidR="005D53A6" w:rsidRDefault="00000000">
            <w:pPr>
              <w:pStyle w:val="affffd"/>
              <w:ind w:firstLineChars="0" w:firstLine="0"/>
              <w:jc w:val="center"/>
              <w:rPr>
                <w:color w:val="000000" w:themeColor="text1"/>
              </w:rPr>
            </w:pPr>
            <w:r>
              <w:rPr>
                <w:rFonts w:hint="eastAsia"/>
                <w:color w:val="000000" w:themeColor="text1"/>
                <w:szCs w:val="18"/>
              </w:rPr>
              <w:t>10倍限值</w:t>
            </w:r>
            <w:r>
              <w:rPr>
                <w:rFonts w:hint="eastAsia"/>
                <w:color w:val="000000" w:themeColor="text1"/>
              </w:rPr>
              <w:t>＜泄漏量</w:t>
            </w:r>
          </w:p>
        </w:tc>
        <w:tc>
          <w:tcPr>
            <w:tcW w:w="1199" w:type="dxa"/>
            <w:shd w:val="clear" w:color="auto" w:fill="FFFF00"/>
          </w:tcPr>
          <w:p w14:paraId="14B659CC" w14:textId="77777777" w:rsidR="005D53A6" w:rsidRDefault="00000000">
            <w:pPr>
              <w:pStyle w:val="affffd"/>
              <w:ind w:firstLineChars="0" w:firstLine="0"/>
              <w:jc w:val="center"/>
              <w:rPr>
                <w:color w:val="000000" w:themeColor="text1"/>
                <w:szCs w:val="18"/>
              </w:rPr>
            </w:pPr>
            <w:r>
              <w:rPr>
                <w:rFonts w:hint="eastAsia"/>
                <w:color w:val="000000" w:themeColor="text1"/>
                <w:szCs w:val="18"/>
              </w:rPr>
              <w:t>压力采样</w:t>
            </w:r>
          </w:p>
        </w:tc>
      </w:tr>
      <w:tr w:rsidR="005D53A6" w14:paraId="31492363" w14:textId="77777777">
        <w:trPr>
          <w:jc w:val="center"/>
        </w:trPr>
        <w:tc>
          <w:tcPr>
            <w:tcW w:w="1347" w:type="dxa"/>
            <w:shd w:val="clear" w:color="auto" w:fill="FFFF00"/>
          </w:tcPr>
          <w:p w14:paraId="1D4A3D05" w14:textId="77777777" w:rsidR="005D53A6" w:rsidRDefault="00000000">
            <w:pPr>
              <w:pStyle w:val="affffd"/>
              <w:ind w:firstLineChars="0" w:firstLine="0"/>
              <w:jc w:val="center"/>
              <w:rPr>
                <w:bCs/>
                <w:color w:val="000000" w:themeColor="text1"/>
                <w:w w:val="90"/>
                <w:szCs w:val="21"/>
              </w:rPr>
            </w:pPr>
            <w:r>
              <w:rPr>
                <w:rFonts w:hint="eastAsia"/>
                <w:bCs/>
                <w:color w:val="000000" w:themeColor="text1"/>
                <w:w w:val="90"/>
                <w:szCs w:val="21"/>
              </w:rPr>
              <w:t>切断阀阀座密封性能</w:t>
            </w:r>
          </w:p>
        </w:tc>
        <w:tc>
          <w:tcPr>
            <w:tcW w:w="1174" w:type="dxa"/>
            <w:shd w:val="clear" w:color="auto" w:fill="FFFF00"/>
          </w:tcPr>
          <w:p w14:paraId="0B364AD2" w14:textId="77777777" w:rsidR="005D53A6" w:rsidRDefault="00000000">
            <w:pPr>
              <w:pStyle w:val="affffd"/>
              <w:ind w:firstLineChars="0" w:firstLine="0"/>
              <w:jc w:val="center"/>
              <w:rPr>
                <w:color w:val="000000" w:themeColor="text1"/>
                <w:highlight w:val="green"/>
              </w:rPr>
            </w:pPr>
            <w:r>
              <w:rPr>
                <w:rFonts w:hint="eastAsia"/>
                <w:color w:val="000000" w:themeColor="text1"/>
                <w:highlight w:val="green"/>
              </w:rPr>
              <w:t>泄漏量</w:t>
            </w:r>
            <w:r>
              <w:rPr>
                <w:rFonts w:hint="eastAsia"/>
                <w:szCs w:val="18"/>
                <w:highlight w:val="green"/>
              </w:rPr>
              <w:t>≤0.8倍限值</w:t>
            </w:r>
          </w:p>
        </w:tc>
        <w:tc>
          <w:tcPr>
            <w:tcW w:w="1604" w:type="dxa"/>
            <w:shd w:val="clear" w:color="auto" w:fill="FFFF00"/>
          </w:tcPr>
          <w:p w14:paraId="5A3140E6" w14:textId="77777777" w:rsidR="005D53A6" w:rsidRDefault="00000000">
            <w:pPr>
              <w:pStyle w:val="affffd"/>
              <w:ind w:firstLineChars="0" w:firstLine="0"/>
              <w:jc w:val="center"/>
              <w:rPr>
                <w:color w:val="000000" w:themeColor="text1"/>
              </w:rPr>
            </w:pPr>
            <w:r>
              <w:rPr>
                <w:rFonts w:hint="eastAsia"/>
              </w:rPr>
              <w:t>0.8倍限值＜</w:t>
            </w:r>
            <w:r>
              <w:rPr>
                <w:rFonts w:hint="eastAsia"/>
                <w:color w:val="000000" w:themeColor="text1"/>
              </w:rPr>
              <w:t>泄漏量</w:t>
            </w:r>
            <w:r>
              <w:rPr>
                <w:rFonts w:hint="eastAsia"/>
                <w:szCs w:val="18"/>
              </w:rPr>
              <w:t>≤1倍限值</w:t>
            </w:r>
          </w:p>
        </w:tc>
        <w:tc>
          <w:tcPr>
            <w:tcW w:w="1754" w:type="dxa"/>
            <w:shd w:val="clear" w:color="auto" w:fill="FFFF00"/>
          </w:tcPr>
          <w:p w14:paraId="4D8F9F9A" w14:textId="77777777" w:rsidR="005D53A6" w:rsidRDefault="00000000">
            <w:pPr>
              <w:pStyle w:val="affffd"/>
              <w:ind w:firstLineChars="0" w:firstLine="0"/>
              <w:jc w:val="center"/>
              <w:rPr>
                <w:color w:val="000000" w:themeColor="text1"/>
              </w:rPr>
            </w:pPr>
            <w:r>
              <w:rPr>
                <w:rFonts w:hint="eastAsia"/>
                <w:color w:val="000000" w:themeColor="text1"/>
                <w:szCs w:val="18"/>
              </w:rPr>
              <w:t>1倍限值</w:t>
            </w:r>
            <w:r>
              <w:rPr>
                <w:rFonts w:hint="eastAsia"/>
                <w:color w:val="000000" w:themeColor="text1"/>
              </w:rPr>
              <w:t>＜泄漏量</w:t>
            </w:r>
            <w:r>
              <w:rPr>
                <w:rFonts w:hint="eastAsia"/>
                <w:color w:val="000000" w:themeColor="text1"/>
                <w:szCs w:val="18"/>
              </w:rPr>
              <w:t>≤5倍限值</w:t>
            </w:r>
          </w:p>
        </w:tc>
        <w:tc>
          <w:tcPr>
            <w:tcW w:w="1904" w:type="dxa"/>
            <w:shd w:val="clear" w:color="auto" w:fill="FFFF00"/>
          </w:tcPr>
          <w:p w14:paraId="73236F52" w14:textId="77777777" w:rsidR="005D53A6" w:rsidRDefault="00000000">
            <w:pPr>
              <w:pStyle w:val="affffd"/>
              <w:ind w:firstLineChars="0" w:firstLine="0"/>
              <w:jc w:val="center"/>
              <w:rPr>
                <w:color w:val="000000" w:themeColor="text1"/>
              </w:rPr>
            </w:pPr>
            <w:r>
              <w:rPr>
                <w:rFonts w:hint="eastAsia"/>
                <w:color w:val="000000" w:themeColor="text1"/>
                <w:szCs w:val="18"/>
              </w:rPr>
              <w:t>5倍限值</w:t>
            </w:r>
            <w:r>
              <w:rPr>
                <w:rFonts w:hint="eastAsia"/>
                <w:color w:val="000000" w:themeColor="text1"/>
              </w:rPr>
              <w:t>＜泄漏量</w:t>
            </w:r>
            <w:r>
              <w:rPr>
                <w:rFonts w:hint="eastAsia"/>
                <w:color w:val="000000" w:themeColor="text1"/>
                <w:szCs w:val="18"/>
              </w:rPr>
              <w:t>≤10倍限值</w:t>
            </w:r>
          </w:p>
        </w:tc>
        <w:tc>
          <w:tcPr>
            <w:tcW w:w="1684" w:type="dxa"/>
            <w:shd w:val="clear" w:color="auto" w:fill="FFFF00"/>
          </w:tcPr>
          <w:p w14:paraId="63F7FEE2" w14:textId="77777777" w:rsidR="005D53A6" w:rsidRDefault="00000000">
            <w:pPr>
              <w:pStyle w:val="affffd"/>
              <w:ind w:firstLineChars="0" w:firstLine="0"/>
              <w:jc w:val="center"/>
              <w:rPr>
                <w:color w:val="000000" w:themeColor="text1"/>
              </w:rPr>
            </w:pPr>
            <w:r>
              <w:rPr>
                <w:rFonts w:hint="eastAsia"/>
                <w:color w:val="000000" w:themeColor="text1"/>
                <w:szCs w:val="18"/>
              </w:rPr>
              <w:t>10倍限值</w:t>
            </w:r>
            <w:r>
              <w:rPr>
                <w:rFonts w:hint="eastAsia"/>
                <w:color w:val="000000" w:themeColor="text1"/>
              </w:rPr>
              <w:t>＜泄漏量</w:t>
            </w:r>
          </w:p>
        </w:tc>
        <w:tc>
          <w:tcPr>
            <w:tcW w:w="1199" w:type="dxa"/>
            <w:shd w:val="clear" w:color="auto" w:fill="FFFF00"/>
          </w:tcPr>
          <w:p w14:paraId="28273114" w14:textId="77777777" w:rsidR="005D53A6" w:rsidRDefault="00000000">
            <w:pPr>
              <w:pStyle w:val="affffd"/>
              <w:ind w:firstLineChars="0" w:firstLine="0"/>
              <w:jc w:val="center"/>
              <w:rPr>
                <w:color w:val="000000" w:themeColor="text1"/>
                <w:szCs w:val="18"/>
              </w:rPr>
            </w:pPr>
            <w:r>
              <w:rPr>
                <w:rFonts w:hint="eastAsia"/>
                <w:color w:val="000000" w:themeColor="text1"/>
                <w:szCs w:val="18"/>
              </w:rPr>
              <w:t>压力采样</w:t>
            </w:r>
          </w:p>
        </w:tc>
      </w:tr>
      <w:tr w:rsidR="005D53A6" w14:paraId="6B106FCF" w14:textId="77777777">
        <w:trPr>
          <w:jc w:val="center"/>
        </w:trPr>
        <w:tc>
          <w:tcPr>
            <w:tcW w:w="1347" w:type="dxa"/>
            <w:shd w:val="clear" w:color="auto" w:fill="FFFF00"/>
          </w:tcPr>
          <w:p w14:paraId="6C8013F7" w14:textId="77777777" w:rsidR="005D53A6" w:rsidRDefault="00000000">
            <w:pPr>
              <w:pStyle w:val="affffd"/>
              <w:ind w:firstLineChars="0" w:firstLine="0"/>
              <w:jc w:val="center"/>
              <w:rPr>
                <w:bCs/>
                <w:color w:val="000000" w:themeColor="text1"/>
                <w:w w:val="90"/>
                <w:szCs w:val="21"/>
              </w:rPr>
            </w:pPr>
            <w:r>
              <w:rPr>
                <w:rFonts w:hint="eastAsia"/>
                <w:bCs/>
                <w:color w:val="000000" w:themeColor="text1"/>
                <w:w w:val="90"/>
                <w:szCs w:val="21"/>
              </w:rPr>
              <w:t>放散阀阀座密封性能</w:t>
            </w:r>
          </w:p>
        </w:tc>
        <w:tc>
          <w:tcPr>
            <w:tcW w:w="1174" w:type="dxa"/>
            <w:shd w:val="clear" w:color="auto" w:fill="FFFF00"/>
          </w:tcPr>
          <w:p w14:paraId="5BB37CCB" w14:textId="77777777" w:rsidR="005D53A6" w:rsidRDefault="00000000">
            <w:pPr>
              <w:pStyle w:val="affffd"/>
              <w:ind w:firstLineChars="0" w:firstLine="0"/>
              <w:jc w:val="center"/>
              <w:rPr>
                <w:color w:val="000000" w:themeColor="text1"/>
                <w:highlight w:val="green"/>
              </w:rPr>
            </w:pPr>
            <w:r>
              <w:rPr>
                <w:rFonts w:hint="eastAsia"/>
                <w:color w:val="000000" w:themeColor="text1"/>
                <w:highlight w:val="green"/>
              </w:rPr>
              <w:t>泄漏量</w:t>
            </w:r>
            <w:r>
              <w:rPr>
                <w:rFonts w:hint="eastAsia"/>
                <w:szCs w:val="18"/>
                <w:highlight w:val="green"/>
              </w:rPr>
              <w:t>≤0.8倍限值</w:t>
            </w:r>
          </w:p>
        </w:tc>
        <w:tc>
          <w:tcPr>
            <w:tcW w:w="1604" w:type="dxa"/>
            <w:shd w:val="clear" w:color="auto" w:fill="FFFF00"/>
          </w:tcPr>
          <w:p w14:paraId="7A78E725" w14:textId="77777777" w:rsidR="005D53A6" w:rsidRDefault="00000000">
            <w:pPr>
              <w:pStyle w:val="affffd"/>
              <w:ind w:firstLineChars="0" w:firstLine="0"/>
              <w:jc w:val="center"/>
              <w:rPr>
                <w:color w:val="000000" w:themeColor="text1"/>
              </w:rPr>
            </w:pPr>
            <w:r>
              <w:rPr>
                <w:rFonts w:hint="eastAsia"/>
              </w:rPr>
              <w:t>0.8倍限值＜</w:t>
            </w:r>
            <w:r>
              <w:rPr>
                <w:rFonts w:hint="eastAsia"/>
                <w:color w:val="000000" w:themeColor="text1"/>
              </w:rPr>
              <w:t>泄漏量</w:t>
            </w:r>
            <w:r>
              <w:rPr>
                <w:rFonts w:hint="eastAsia"/>
                <w:szCs w:val="18"/>
              </w:rPr>
              <w:t>≤1倍限值</w:t>
            </w:r>
          </w:p>
        </w:tc>
        <w:tc>
          <w:tcPr>
            <w:tcW w:w="1754" w:type="dxa"/>
            <w:shd w:val="clear" w:color="auto" w:fill="FFFF00"/>
          </w:tcPr>
          <w:p w14:paraId="6ADD308E" w14:textId="77777777" w:rsidR="005D53A6" w:rsidRDefault="00000000">
            <w:pPr>
              <w:pStyle w:val="affffd"/>
              <w:ind w:firstLineChars="0" w:firstLine="0"/>
              <w:jc w:val="center"/>
              <w:rPr>
                <w:color w:val="000000" w:themeColor="text1"/>
              </w:rPr>
            </w:pPr>
            <w:r>
              <w:rPr>
                <w:rFonts w:hint="eastAsia"/>
                <w:color w:val="000000" w:themeColor="text1"/>
                <w:szCs w:val="18"/>
              </w:rPr>
              <w:t>1倍限值</w:t>
            </w:r>
            <w:r>
              <w:rPr>
                <w:rFonts w:hint="eastAsia"/>
                <w:color w:val="000000" w:themeColor="text1"/>
              </w:rPr>
              <w:t>＜泄漏量</w:t>
            </w:r>
            <w:r>
              <w:rPr>
                <w:rFonts w:hint="eastAsia"/>
                <w:color w:val="000000" w:themeColor="text1"/>
                <w:szCs w:val="18"/>
              </w:rPr>
              <w:t>≤2倍限值</w:t>
            </w:r>
          </w:p>
        </w:tc>
        <w:tc>
          <w:tcPr>
            <w:tcW w:w="1904" w:type="dxa"/>
            <w:shd w:val="clear" w:color="auto" w:fill="FFFF00"/>
          </w:tcPr>
          <w:p w14:paraId="0937BC07" w14:textId="77777777" w:rsidR="005D53A6" w:rsidRDefault="00000000">
            <w:pPr>
              <w:pStyle w:val="affffd"/>
              <w:ind w:firstLineChars="0" w:firstLine="0"/>
              <w:jc w:val="center"/>
              <w:rPr>
                <w:color w:val="000000" w:themeColor="text1"/>
              </w:rPr>
            </w:pPr>
            <w:r>
              <w:rPr>
                <w:rFonts w:hint="eastAsia"/>
                <w:color w:val="000000" w:themeColor="text1"/>
                <w:szCs w:val="18"/>
              </w:rPr>
              <w:t>2倍限值</w:t>
            </w:r>
            <w:r>
              <w:rPr>
                <w:rFonts w:hint="eastAsia"/>
                <w:color w:val="000000" w:themeColor="text1"/>
              </w:rPr>
              <w:t>＜泄漏量</w:t>
            </w:r>
            <w:r>
              <w:rPr>
                <w:rFonts w:hint="eastAsia"/>
                <w:color w:val="000000" w:themeColor="text1"/>
                <w:szCs w:val="18"/>
              </w:rPr>
              <w:t>≤5倍限值</w:t>
            </w:r>
          </w:p>
        </w:tc>
        <w:tc>
          <w:tcPr>
            <w:tcW w:w="1684" w:type="dxa"/>
            <w:shd w:val="clear" w:color="auto" w:fill="FFFF00"/>
          </w:tcPr>
          <w:p w14:paraId="65F72FC7" w14:textId="77777777" w:rsidR="005D53A6" w:rsidRDefault="00000000">
            <w:pPr>
              <w:pStyle w:val="affffd"/>
              <w:ind w:firstLineChars="0" w:firstLine="0"/>
              <w:jc w:val="center"/>
              <w:rPr>
                <w:color w:val="000000" w:themeColor="text1"/>
              </w:rPr>
            </w:pPr>
            <w:r>
              <w:rPr>
                <w:rFonts w:hint="eastAsia"/>
                <w:color w:val="000000" w:themeColor="text1"/>
                <w:szCs w:val="18"/>
              </w:rPr>
              <w:t>5倍限值</w:t>
            </w:r>
            <w:r>
              <w:rPr>
                <w:rFonts w:hint="eastAsia"/>
                <w:color w:val="000000" w:themeColor="text1"/>
              </w:rPr>
              <w:t>＜泄漏量</w:t>
            </w:r>
          </w:p>
        </w:tc>
        <w:tc>
          <w:tcPr>
            <w:tcW w:w="1199" w:type="dxa"/>
            <w:shd w:val="clear" w:color="auto" w:fill="FFFF00"/>
          </w:tcPr>
          <w:p w14:paraId="72BF8052" w14:textId="77777777" w:rsidR="005D53A6" w:rsidRDefault="00000000">
            <w:pPr>
              <w:pStyle w:val="affffd"/>
              <w:ind w:firstLineChars="0" w:firstLine="0"/>
              <w:jc w:val="center"/>
              <w:rPr>
                <w:color w:val="000000" w:themeColor="text1"/>
                <w:szCs w:val="18"/>
              </w:rPr>
            </w:pPr>
            <w:r>
              <w:rPr>
                <w:rFonts w:hint="eastAsia"/>
                <w:color w:val="000000" w:themeColor="text1"/>
                <w:szCs w:val="18"/>
              </w:rPr>
              <w:t>压力采样</w:t>
            </w:r>
          </w:p>
        </w:tc>
      </w:tr>
    </w:tbl>
    <w:p w14:paraId="02CC16D0" w14:textId="77777777" w:rsidR="005D53A6" w:rsidRDefault="005D53A6">
      <w:pPr>
        <w:pStyle w:val="affffd"/>
        <w:ind w:firstLine="420"/>
      </w:pPr>
    </w:p>
    <w:p w14:paraId="6AD8E01F" w14:textId="77777777" w:rsidR="005D53A6" w:rsidRDefault="00000000">
      <w:pPr>
        <w:pStyle w:val="affffd"/>
        <w:ind w:firstLine="420"/>
      </w:pPr>
      <w:r>
        <w:rPr>
          <w:rFonts w:hint="eastAsia"/>
        </w:rPr>
        <w:t>6.4 健康评价原则</w:t>
      </w:r>
    </w:p>
    <w:p w14:paraId="1D1AFA4D" w14:textId="77777777" w:rsidR="005D53A6" w:rsidRDefault="00000000">
      <w:pPr>
        <w:pStyle w:val="affffd"/>
        <w:ind w:firstLine="420"/>
      </w:pPr>
      <w:r>
        <w:rPr>
          <w:rFonts w:hint="eastAsia"/>
        </w:rPr>
        <w:t>6.4.1 量化评价要求</w:t>
      </w:r>
    </w:p>
    <w:p w14:paraId="2F012B53" w14:textId="77777777" w:rsidR="005D53A6" w:rsidRDefault="00000000">
      <w:pPr>
        <w:pStyle w:val="affffd"/>
        <w:ind w:firstLine="420"/>
      </w:pPr>
      <w:r>
        <w:rPr>
          <w:rFonts w:ascii="Times New Roman" w:hint="eastAsia"/>
          <w:kern w:val="2"/>
          <w:szCs w:val="24"/>
        </w:rPr>
        <w:t>健康诊断管理平台应以单项诊断结果为依据，结合使用年限评价参数，通过综合评分确定燃气调压站装置健康分级。评价结果需同时服务于当前维保策略制定与后续中长期维保规划，为精准掌握燃气调压装置全生命周期运行状态提供数据支撑，保障维保工作的系统性与连续性。</w:t>
      </w:r>
    </w:p>
    <w:p w14:paraId="5AE7D057" w14:textId="77777777" w:rsidR="005D53A6" w:rsidRDefault="00000000">
      <w:pPr>
        <w:pStyle w:val="affffd"/>
        <w:ind w:firstLine="420"/>
      </w:pPr>
      <w:r>
        <w:rPr>
          <w:rFonts w:hint="eastAsia"/>
        </w:rPr>
        <w:t>6.4.2 健康分级要求</w:t>
      </w:r>
    </w:p>
    <w:p w14:paraId="0A30747F" w14:textId="77777777" w:rsidR="005D53A6" w:rsidRDefault="00000000">
      <w:pPr>
        <w:widowControl/>
        <w:ind w:firstLineChars="200" w:firstLine="420"/>
        <w:jc w:val="left"/>
      </w:pPr>
      <w:r>
        <w:rPr>
          <w:rFonts w:hint="eastAsia"/>
        </w:rPr>
        <w:lastRenderedPageBreak/>
        <w:t>结合健康诊断结果数据，综合考量设备运行稳定性、核心性能符合性、关键组件状态等因素，将燃气调压装置综合健康状态划分为</w:t>
      </w:r>
      <w:r>
        <w:rPr>
          <w:rFonts w:hint="eastAsia"/>
        </w:rPr>
        <w:t>4</w:t>
      </w:r>
      <w:r>
        <w:rPr>
          <w:rFonts w:hint="eastAsia"/>
        </w:rPr>
        <w:t>个等级，具体参考表</w:t>
      </w:r>
      <w:r>
        <w:rPr>
          <w:rFonts w:hint="eastAsia"/>
        </w:rPr>
        <w:t>2</w:t>
      </w:r>
      <w:r>
        <w:rPr>
          <w:rFonts w:hint="eastAsia"/>
        </w:rPr>
        <w:t>。</w:t>
      </w:r>
    </w:p>
    <w:p w14:paraId="7FF1EC46" w14:textId="77777777" w:rsidR="005D53A6" w:rsidRDefault="00000000">
      <w:pPr>
        <w:pStyle w:val="affffd"/>
        <w:numPr>
          <w:ilvl w:val="0"/>
          <w:numId w:val="1"/>
        </w:numPr>
        <w:ind w:firstLineChars="202" w:firstLine="424"/>
        <w:jc w:val="center"/>
      </w:pPr>
      <w:r>
        <w:rPr>
          <w:rFonts w:hAnsi="宋体" w:hint="eastAsia"/>
          <w:szCs w:val="21"/>
        </w:rPr>
        <w:t>表2 燃气调压装置健康分级要求</w:t>
      </w:r>
    </w:p>
    <w:tbl>
      <w:tblPr>
        <w:tblpPr w:leftFromText="180" w:rightFromText="180" w:vertAnchor="text" w:horzAnchor="page" w:tblpX="1581" w:tblpY="176"/>
        <w:tblOverlap w:val="never"/>
        <w:tblW w:w="9151" w:type="dxa"/>
        <w:tblCellMar>
          <w:top w:w="15" w:type="dxa"/>
          <w:left w:w="15" w:type="dxa"/>
          <w:bottom w:w="15" w:type="dxa"/>
          <w:right w:w="15" w:type="dxa"/>
        </w:tblCellMar>
        <w:tblLook w:val="04A0" w:firstRow="1" w:lastRow="0" w:firstColumn="1" w:lastColumn="0" w:noHBand="0" w:noVBand="1"/>
      </w:tblPr>
      <w:tblGrid>
        <w:gridCol w:w="1504"/>
        <w:gridCol w:w="7647"/>
      </w:tblGrid>
      <w:tr w:rsidR="005D53A6" w14:paraId="246413E2" w14:textId="77777777">
        <w:trPr>
          <w:trHeight w:val="295"/>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7F0225D9" w14:textId="77777777" w:rsidR="005D53A6" w:rsidRDefault="00000000">
            <w:pPr>
              <w:widowControl/>
              <w:jc w:val="center"/>
            </w:pPr>
            <w:r>
              <w:rPr>
                <w:rFonts w:hint="eastAsia"/>
              </w:rPr>
              <w:t>健康分级</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1072EFBE" w14:textId="77777777" w:rsidR="005D53A6" w:rsidRDefault="00000000">
            <w:pPr>
              <w:widowControl/>
              <w:jc w:val="center"/>
            </w:pPr>
            <w:r>
              <w:rPr>
                <w:rFonts w:hint="eastAsia"/>
              </w:rPr>
              <w:t>等级描述及评判标准</w:t>
            </w:r>
          </w:p>
        </w:tc>
      </w:tr>
      <w:tr w:rsidR="005D53A6" w14:paraId="7CFECAD5" w14:textId="77777777">
        <w:trPr>
          <w:trHeight w:val="321"/>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1D084700" w14:textId="77777777" w:rsidR="005D53A6" w:rsidRDefault="00000000">
            <w:pPr>
              <w:widowControl/>
              <w:jc w:val="left"/>
              <w:rPr>
                <w:highlight w:val="green"/>
              </w:rPr>
            </w:pPr>
            <w:commentRangeStart w:id="110"/>
            <w:r>
              <w:rPr>
                <w:rFonts w:hint="eastAsia"/>
                <w:highlight w:val="green"/>
              </w:rPr>
              <w:t>1</w:t>
            </w:r>
            <w:r>
              <w:rPr>
                <w:rFonts w:hint="eastAsia"/>
                <w:highlight w:val="green"/>
              </w:rPr>
              <w:t>级（优良）</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5151D55B" w14:textId="77777777" w:rsidR="005D53A6" w:rsidRDefault="00000000">
            <w:pPr>
              <w:pStyle w:val="afff0"/>
              <w:rPr>
                <w:highlight w:val="green"/>
              </w:rPr>
            </w:pPr>
            <w:r>
              <w:rPr>
                <w:rFonts w:hint="eastAsia"/>
                <w:highlight w:val="green"/>
              </w:rPr>
              <w:t>运行状态极佳，各组件及性能指标均优良，检测周期内“零故障、零报警”。</w:t>
            </w:r>
            <w:commentRangeEnd w:id="110"/>
            <w:r>
              <w:rPr>
                <w:rStyle w:val="affffb"/>
                <w:rFonts w:hint="eastAsia"/>
                <w:szCs w:val="24"/>
              </w:rPr>
              <w:commentReference w:id="110"/>
            </w:r>
            <w:r>
              <w:rPr>
                <w:rFonts w:hint="eastAsia"/>
              </w:rPr>
              <w:t>评判标准为所有指标均为优良检测项。</w:t>
            </w:r>
          </w:p>
        </w:tc>
      </w:tr>
      <w:tr w:rsidR="005D53A6" w14:paraId="43527041" w14:textId="77777777">
        <w:trPr>
          <w:trHeight w:val="321"/>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2E5B7FFF" w14:textId="77777777" w:rsidR="005D53A6" w:rsidRDefault="00000000">
            <w:pPr>
              <w:widowControl/>
              <w:jc w:val="left"/>
            </w:pPr>
            <w:r>
              <w:rPr>
                <w:rFonts w:hint="eastAsia"/>
              </w:rPr>
              <w:t>2</w:t>
            </w:r>
            <w:r>
              <w:rPr>
                <w:rFonts w:hint="eastAsia"/>
              </w:rPr>
              <w:t>级（健康）</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074A2AA3" w14:textId="77777777" w:rsidR="005D53A6" w:rsidRDefault="00000000">
            <w:pPr>
              <w:pStyle w:val="afff0"/>
            </w:pPr>
            <w:r>
              <w:rPr>
                <w:rFonts w:hint="eastAsia"/>
              </w:rPr>
              <w:t>运行状态稳定，各组件及性能指标均合格</w:t>
            </w:r>
            <w:r>
              <w:rPr>
                <w:rFonts w:hint="eastAsia"/>
                <w:color w:val="000000" w:themeColor="text1"/>
              </w:rPr>
              <w:t>，</w:t>
            </w:r>
            <w:r>
              <w:rPr>
                <w:rFonts w:hint="eastAsia"/>
                <w:highlight w:val="yellow"/>
              </w:rPr>
              <w:t>检测周期内无故障记录</w:t>
            </w:r>
            <w:r>
              <w:rPr>
                <w:rFonts w:hint="eastAsia"/>
              </w:rPr>
              <w:t>。评判标准为有</w:t>
            </w:r>
            <w:r>
              <w:rPr>
                <w:rFonts w:hint="eastAsia"/>
                <w:highlight w:val="yellow"/>
              </w:rPr>
              <w:t>1</w:t>
            </w:r>
            <w:r>
              <w:rPr>
                <w:rFonts w:hint="eastAsia"/>
                <w:highlight w:val="yellow"/>
              </w:rPr>
              <w:t>个及以上合格</w:t>
            </w:r>
            <w:r>
              <w:rPr>
                <w:rFonts w:hint="eastAsia"/>
              </w:rPr>
              <w:t>检测项。</w:t>
            </w:r>
          </w:p>
        </w:tc>
      </w:tr>
      <w:tr w:rsidR="005D53A6" w14:paraId="7CBB25C1" w14:textId="77777777">
        <w:trPr>
          <w:trHeight w:val="170"/>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4CA93A90" w14:textId="77777777" w:rsidR="005D53A6" w:rsidRDefault="00000000">
            <w:pPr>
              <w:widowControl/>
              <w:jc w:val="left"/>
            </w:pPr>
            <w:r>
              <w:rPr>
                <w:rFonts w:hint="eastAsia"/>
              </w:rPr>
              <w:t>3</w:t>
            </w:r>
            <w:r>
              <w:rPr>
                <w:rFonts w:hint="eastAsia"/>
              </w:rPr>
              <w:t>级（亚健康）</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1338950F" w14:textId="77777777" w:rsidR="005D53A6" w:rsidRDefault="00000000">
            <w:pPr>
              <w:widowControl/>
              <w:jc w:val="left"/>
            </w:pPr>
            <w:r>
              <w:rPr>
                <w:rFonts w:hint="eastAsia"/>
              </w:rPr>
              <w:t>运行存在轻微异常，部分性能指标轻度偏差限值，关键组件有一定程度损耗。评判标准为不超过</w:t>
            </w:r>
            <w:r>
              <w:rPr>
                <w:rFonts w:hint="eastAsia"/>
                <w:highlight w:val="yellow"/>
              </w:rPr>
              <w:t>2</w:t>
            </w:r>
            <w:r>
              <w:rPr>
                <w:rFonts w:hint="eastAsia"/>
                <w:highlight w:val="yellow"/>
              </w:rPr>
              <w:t>个</w:t>
            </w:r>
            <w:r>
              <w:rPr>
                <w:rFonts w:hint="eastAsia"/>
              </w:rPr>
              <w:t>轻度偏差检测项。</w:t>
            </w:r>
          </w:p>
        </w:tc>
      </w:tr>
      <w:tr w:rsidR="005D53A6" w14:paraId="06AF577E" w14:textId="77777777">
        <w:trPr>
          <w:trHeight w:val="169"/>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32A45DFE" w14:textId="77777777" w:rsidR="005D53A6" w:rsidRDefault="00000000">
            <w:pPr>
              <w:widowControl/>
              <w:jc w:val="left"/>
            </w:pPr>
            <w:r>
              <w:rPr>
                <w:rFonts w:hint="eastAsia"/>
              </w:rPr>
              <w:t>4</w:t>
            </w:r>
            <w:r>
              <w:rPr>
                <w:rFonts w:hint="eastAsia"/>
              </w:rPr>
              <w:t>级（风险）</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66B69CEF" w14:textId="77777777" w:rsidR="005D53A6" w:rsidRDefault="00000000">
            <w:pPr>
              <w:widowControl/>
              <w:jc w:val="left"/>
            </w:pPr>
            <w:r>
              <w:rPr>
                <w:rFonts w:hint="eastAsia"/>
              </w:rPr>
              <w:t>运行异常明显，部分性能指标较大偏差限值，关键组件损耗严重，故障风险较高。评判标准为有</w:t>
            </w:r>
            <w:r>
              <w:rPr>
                <w:rFonts w:hint="eastAsia"/>
              </w:rPr>
              <w:t>1</w:t>
            </w:r>
            <w:r>
              <w:rPr>
                <w:rFonts w:hint="eastAsia"/>
              </w:rPr>
              <w:t>个较大偏差检测项或有</w:t>
            </w:r>
            <w:r>
              <w:rPr>
                <w:rFonts w:hint="eastAsia"/>
                <w:highlight w:val="yellow"/>
              </w:rPr>
              <w:t>2</w:t>
            </w:r>
            <w:r>
              <w:rPr>
                <w:rFonts w:hint="eastAsia"/>
                <w:highlight w:val="yellow"/>
              </w:rPr>
              <w:t>个以上</w:t>
            </w:r>
            <w:r>
              <w:rPr>
                <w:rFonts w:hint="eastAsia"/>
              </w:rPr>
              <w:t>轻度偏差检测项。</w:t>
            </w:r>
          </w:p>
        </w:tc>
      </w:tr>
      <w:tr w:rsidR="005D53A6" w14:paraId="7DB42F26" w14:textId="77777777">
        <w:trPr>
          <w:trHeight w:val="168"/>
        </w:trPr>
        <w:tc>
          <w:tcPr>
            <w:tcW w:w="1504"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0FBC2803" w14:textId="77777777" w:rsidR="005D53A6" w:rsidRDefault="00000000">
            <w:pPr>
              <w:widowControl/>
              <w:jc w:val="left"/>
            </w:pPr>
            <w:r>
              <w:rPr>
                <w:rFonts w:hint="eastAsia"/>
              </w:rPr>
              <w:t>5</w:t>
            </w:r>
            <w:r>
              <w:rPr>
                <w:rFonts w:hint="eastAsia"/>
              </w:rPr>
              <w:t>级（高风险）</w:t>
            </w:r>
          </w:p>
        </w:tc>
        <w:tc>
          <w:tcPr>
            <w:tcW w:w="7647" w:type="dxa"/>
            <w:tcBorders>
              <w:top w:val="single" w:sz="4" w:space="0" w:color="auto"/>
              <w:left w:val="single" w:sz="4" w:space="0" w:color="auto"/>
              <w:bottom w:val="single" w:sz="4" w:space="0" w:color="auto"/>
              <w:right w:val="single" w:sz="4" w:space="0" w:color="auto"/>
            </w:tcBorders>
            <w:tcMar>
              <w:top w:w="96" w:type="dxa"/>
              <w:left w:w="96" w:type="dxa"/>
              <w:bottom w:w="96" w:type="dxa"/>
              <w:right w:w="96" w:type="dxa"/>
            </w:tcMar>
          </w:tcPr>
          <w:p w14:paraId="4057A726" w14:textId="77777777" w:rsidR="005D53A6" w:rsidRDefault="00000000">
            <w:pPr>
              <w:widowControl/>
              <w:jc w:val="left"/>
            </w:pPr>
            <w:r>
              <w:rPr>
                <w:rFonts w:hint="eastAsia"/>
              </w:rPr>
              <w:t>运行严重异常，核心性能指标严重偏差限值，关键组件失效，存在重大安全风险。评判标准为有</w:t>
            </w:r>
            <w:r>
              <w:rPr>
                <w:rFonts w:hint="eastAsia"/>
              </w:rPr>
              <w:t>1</w:t>
            </w:r>
            <w:r>
              <w:rPr>
                <w:rFonts w:hint="eastAsia"/>
              </w:rPr>
              <w:t>个严重偏差检测项或有</w:t>
            </w:r>
            <w:r>
              <w:rPr>
                <w:rFonts w:hint="eastAsia"/>
                <w:highlight w:val="yellow"/>
              </w:rPr>
              <w:t>2</w:t>
            </w:r>
            <w:r>
              <w:rPr>
                <w:rFonts w:hint="eastAsia"/>
                <w:highlight w:val="yellow"/>
              </w:rPr>
              <w:t>个及以上</w:t>
            </w:r>
            <w:r>
              <w:rPr>
                <w:rFonts w:hint="eastAsia"/>
              </w:rPr>
              <w:t>较大偏差检测项。</w:t>
            </w:r>
          </w:p>
        </w:tc>
      </w:tr>
    </w:tbl>
    <w:p w14:paraId="0481B68D" w14:textId="77777777" w:rsidR="005D53A6" w:rsidRDefault="00000000">
      <w:pPr>
        <w:pStyle w:val="affffd"/>
        <w:ind w:firstLine="420"/>
      </w:pPr>
      <w:r>
        <w:rPr>
          <w:rFonts w:hint="eastAsia"/>
        </w:rPr>
        <w:t>健康诊断管理平台应综合健康分级评价结果、诊断数据中的具体风险点信息，生成具有较强针对性的个性化维保建议。</w:t>
      </w:r>
    </w:p>
    <w:p w14:paraId="7F44E881" w14:textId="77777777" w:rsidR="005D53A6" w:rsidRDefault="00000000">
      <w:pPr>
        <w:pStyle w:val="affffd"/>
        <w:ind w:firstLine="420"/>
      </w:pPr>
      <w:r>
        <w:rPr>
          <w:rFonts w:hint="eastAsia"/>
        </w:rPr>
        <w:t xml:space="preserve">6.4.3 健康诊断周期  </w:t>
      </w:r>
    </w:p>
    <w:p w14:paraId="1CCCECF9" w14:textId="77777777" w:rsidR="005D53A6" w:rsidRDefault="00000000">
      <w:pPr>
        <w:pStyle w:val="affffd"/>
        <w:ind w:firstLine="420"/>
        <w:rPr>
          <w:highlight w:val="green"/>
        </w:rPr>
      </w:pPr>
      <w:commentRangeStart w:id="111"/>
      <w:r>
        <w:rPr>
          <w:rFonts w:hint="eastAsia"/>
          <w:highlight w:val="green"/>
        </w:rPr>
        <w:t>6.4.3.1 当健康分级为优良状态时，健康诊断周期可在每年1次的基础上适当延长，最长检测间隔不超过15个月。</w:t>
      </w:r>
      <w:commentRangeEnd w:id="111"/>
      <w:r>
        <w:rPr>
          <w:rStyle w:val="affffb"/>
          <w:szCs w:val="20"/>
          <w:highlight w:val="green"/>
        </w:rPr>
        <w:commentReference w:id="111"/>
      </w:r>
    </w:p>
    <w:p w14:paraId="33AE7A7E" w14:textId="77777777" w:rsidR="005D53A6" w:rsidRDefault="00000000">
      <w:pPr>
        <w:pStyle w:val="affffd"/>
        <w:ind w:firstLine="420"/>
        <w:rPr>
          <w:highlight w:val="yellow"/>
        </w:rPr>
      </w:pPr>
      <w:r>
        <w:rPr>
          <w:rFonts w:hint="eastAsia"/>
          <w:highlight w:val="yellow"/>
        </w:rPr>
        <w:t xml:space="preserve">6.4.3.2 当健康分级为健康状态时，健康诊断周期可设定为每年1次。 </w:t>
      </w:r>
    </w:p>
    <w:p w14:paraId="2133CFF3" w14:textId="77777777" w:rsidR="005D53A6" w:rsidRDefault="00000000">
      <w:pPr>
        <w:pStyle w:val="affffd"/>
        <w:ind w:firstLine="420"/>
        <w:rPr>
          <w:highlight w:val="yellow"/>
        </w:rPr>
      </w:pPr>
      <w:r>
        <w:rPr>
          <w:rFonts w:hint="eastAsia"/>
          <w:highlight w:val="yellow"/>
        </w:rPr>
        <w:t>6.4.3.3 当健康分级为亚健康状态时，健康诊断周期宜调整为每半年1次。调整时应综合考量设备运行工况、使用年限、环境条件等影响因素，确保调整结果的合理性与可行性。</w:t>
      </w:r>
    </w:p>
    <w:p w14:paraId="69BBD55A" w14:textId="77777777" w:rsidR="005D53A6" w:rsidRDefault="00000000">
      <w:pPr>
        <w:pStyle w:val="affffd"/>
        <w:ind w:firstLine="420"/>
        <w:rPr>
          <w:highlight w:val="yellow"/>
        </w:rPr>
      </w:pPr>
      <w:r>
        <w:rPr>
          <w:rFonts w:hint="eastAsia"/>
          <w:highlight w:val="yellow"/>
        </w:rPr>
        <w:t>6.4.3.4 当健康分级为风险或高风险状态时，应先开展设备维修并完成复检，再依据复检后的健康分级结果，制定相应的健康诊断周期。</w:t>
      </w:r>
    </w:p>
    <w:p w14:paraId="274A0170" w14:textId="77777777" w:rsidR="005D53A6" w:rsidRDefault="00000000">
      <w:pPr>
        <w:pStyle w:val="afe"/>
        <w:keepNext/>
        <w:numPr>
          <w:ilvl w:val="255"/>
          <w:numId w:val="0"/>
          <w:ins w:id="112" w:author="dip" w:date="2026-03-26T11:20:00Z"/>
        </w:numPr>
        <w:spacing w:beforeLines="100" w:before="312" w:afterLines="100" w:after="312"/>
        <w:rPr>
          <w:rFonts w:ascii="Times New Roman"/>
        </w:rPr>
      </w:pPr>
      <w:bookmarkStart w:id="113" w:name="_Toc10187"/>
      <w:bookmarkStart w:id="114" w:name="_Toc23564"/>
      <w:bookmarkStart w:id="115" w:name="_Toc28386"/>
      <w:r>
        <w:rPr>
          <w:rFonts w:ascii="Times New Roman" w:hint="eastAsia"/>
        </w:rPr>
        <w:t xml:space="preserve">7  </w:t>
      </w:r>
      <w:r>
        <w:rPr>
          <w:rFonts w:ascii="Times New Roman" w:hint="eastAsia"/>
        </w:rPr>
        <w:t>健康诊断管理平台通用要求</w:t>
      </w:r>
      <w:bookmarkEnd w:id="113"/>
      <w:bookmarkEnd w:id="114"/>
      <w:bookmarkEnd w:id="115"/>
    </w:p>
    <w:p w14:paraId="5D25F543" w14:textId="77777777" w:rsidR="005D53A6" w:rsidRDefault="00000000">
      <w:pPr>
        <w:pStyle w:val="aff0"/>
        <w:numPr>
          <w:ilvl w:val="3"/>
          <w:numId w:val="0"/>
        </w:numPr>
        <w:spacing w:before="156" w:after="156"/>
        <w:ind w:firstLineChars="200" w:firstLine="420"/>
        <w:rPr>
          <w:rFonts w:ascii="Times New Roman"/>
          <w:kern w:val="2"/>
          <w:szCs w:val="24"/>
        </w:rPr>
      </w:pPr>
      <w:bookmarkStart w:id="116" w:name="_Toc9607"/>
      <w:bookmarkStart w:id="117" w:name="_Toc26797"/>
      <w:r>
        <w:rPr>
          <w:rFonts w:ascii="宋体" w:hint="eastAsia"/>
        </w:rPr>
        <w:t>健</w:t>
      </w:r>
      <w:r>
        <w:rPr>
          <w:rFonts w:ascii="宋体" w:hint="eastAsia"/>
          <w:color w:val="000000" w:themeColor="text1"/>
        </w:rPr>
        <w:t>康诊断管理平台（简称管理平台）应遵循数据采集 — 健康诊断 — 预测分析 — 安全合规的核心逻辑，构建功能完备、性能可靠、安全可控的通用支撑体系，适配各类燃气调压装置及关联系统管理需求，满足政府监管、企业运营、用户服务等多维度应用场景，且具备开放性、可扩展性和兼容性。</w:t>
      </w:r>
    </w:p>
    <w:p w14:paraId="143EE16F" w14:textId="77777777" w:rsidR="005D53A6" w:rsidRDefault="00000000">
      <w:pPr>
        <w:pStyle w:val="aff0"/>
        <w:numPr>
          <w:ilvl w:val="255"/>
          <w:numId w:val="0"/>
        </w:numPr>
        <w:spacing w:before="156" w:after="156"/>
      </w:pPr>
      <w:bookmarkStart w:id="118" w:name="_Toc11215"/>
      <w:bookmarkStart w:id="119" w:name="_Toc16500"/>
      <w:bookmarkEnd w:id="116"/>
      <w:bookmarkEnd w:id="117"/>
      <w:r>
        <w:rPr>
          <w:rFonts w:hint="eastAsia"/>
        </w:rPr>
        <w:t xml:space="preserve">    </w:t>
      </w:r>
      <w:bookmarkEnd w:id="118"/>
      <w:bookmarkEnd w:id="119"/>
      <w:r>
        <w:rPr>
          <w:rFonts w:hint="eastAsia"/>
        </w:rPr>
        <w:t>7.1</w:t>
      </w:r>
      <w:r>
        <w:t>数据采集与监测</w:t>
      </w:r>
    </w:p>
    <w:p w14:paraId="4B5B2DD9" w14:textId="77777777" w:rsidR="005D53A6" w:rsidRDefault="00000000">
      <w:pPr>
        <w:pStyle w:val="aff0"/>
        <w:numPr>
          <w:ilvl w:val="3"/>
          <w:numId w:val="0"/>
        </w:numPr>
        <w:spacing w:before="156" w:after="156"/>
        <w:ind w:firstLineChars="200" w:firstLine="420"/>
        <w:rPr>
          <w:rFonts w:ascii="Times New Roman"/>
          <w:kern w:val="2"/>
          <w:szCs w:val="24"/>
        </w:rPr>
      </w:pPr>
      <w:r>
        <w:rPr>
          <w:rFonts w:ascii="Times New Roman" w:hint="eastAsia"/>
          <w:kern w:val="2"/>
          <w:szCs w:val="24"/>
        </w:rPr>
        <w:t>管理平台应具备移动健康诊断仪的数据采集功能，可接收移动健康诊断仪上传的燃气调压站检测数据和诊断结果，并确保数据的实时、准确、完整，具体要求如下：</w:t>
      </w:r>
    </w:p>
    <w:p w14:paraId="03FAC576" w14:textId="77777777" w:rsidR="005D53A6" w:rsidRDefault="00000000">
      <w:pPr>
        <w:pStyle w:val="aff0"/>
        <w:numPr>
          <w:ilvl w:val="0"/>
          <w:numId w:val="21"/>
        </w:numPr>
        <w:spacing w:before="156" w:after="156"/>
        <w:ind w:firstLineChars="200" w:firstLine="420"/>
        <w:rPr>
          <w:rFonts w:ascii="Times New Roman"/>
          <w:kern w:val="2"/>
          <w:szCs w:val="24"/>
        </w:rPr>
      </w:pPr>
      <w:r>
        <w:rPr>
          <w:rFonts w:ascii="Times New Roman" w:hint="eastAsia"/>
          <w:kern w:val="2"/>
          <w:szCs w:val="24"/>
        </w:rPr>
        <w:t>工艺数据采集：应采集调压器（进</w:t>
      </w:r>
      <w:r>
        <w:rPr>
          <w:rFonts w:ascii="Times New Roman" w:hint="eastAsia"/>
          <w:kern w:val="2"/>
          <w:szCs w:val="24"/>
        </w:rPr>
        <w:t>/</w:t>
      </w:r>
      <w:r>
        <w:rPr>
          <w:rFonts w:ascii="Times New Roman" w:hint="eastAsia"/>
          <w:kern w:val="2"/>
          <w:szCs w:val="24"/>
        </w:rPr>
        <w:t>出口压力、关闭压力）、切断阀（切断压力、内密封泄漏量）、放散阀（整定压力、回座压力）等核心工艺参数；</w:t>
      </w:r>
    </w:p>
    <w:p w14:paraId="4675FB5C" w14:textId="77777777" w:rsidR="005D53A6" w:rsidRDefault="00000000">
      <w:pPr>
        <w:pStyle w:val="aff0"/>
        <w:numPr>
          <w:ilvl w:val="0"/>
          <w:numId w:val="21"/>
        </w:numPr>
        <w:spacing w:before="156" w:after="156"/>
        <w:ind w:firstLineChars="200" w:firstLine="420"/>
        <w:rPr>
          <w:rFonts w:ascii="Times New Roman"/>
          <w:kern w:val="2"/>
          <w:szCs w:val="24"/>
        </w:rPr>
      </w:pPr>
      <w:r>
        <w:rPr>
          <w:rFonts w:ascii="Times New Roman" w:hint="eastAsia"/>
          <w:kern w:val="2"/>
          <w:szCs w:val="24"/>
        </w:rPr>
        <w:t>数据采集特性：支持与燃气智能调压箱（站）及移动健康诊断仪的稳定通信，确保工艺参数数据及诊断结果传输无丢失、无延迟，满足实时监测与诊断分析需求。</w:t>
      </w:r>
    </w:p>
    <w:p w14:paraId="3738DACE" w14:textId="77777777" w:rsidR="005D53A6" w:rsidRDefault="00000000">
      <w:pPr>
        <w:pStyle w:val="aff0"/>
        <w:numPr>
          <w:ilvl w:val="255"/>
          <w:numId w:val="0"/>
        </w:numPr>
        <w:spacing w:before="156" w:after="156"/>
        <w:ind w:firstLineChars="200" w:firstLine="420"/>
      </w:pPr>
      <w:r>
        <w:rPr>
          <w:rFonts w:hint="eastAsia"/>
        </w:rPr>
        <w:lastRenderedPageBreak/>
        <w:t xml:space="preserve">7.2 </w:t>
      </w:r>
      <w:r>
        <w:t>基础档案与参数管理</w:t>
      </w:r>
    </w:p>
    <w:p w14:paraId="1B2ED745" w14:textId="77777777" w:rsidR="005D53A6" w:rsidRDefault="00000000">
      <w:pPr>
        <w:pStyle w:val="aff0"/>
        <w:numPr>
          <w:ilvl w:val="3"/>
          <w:numId w:val="0"/>
        </w:numPr>
        <w:spacing w:before="156" w:after="156"/>
        <w:ind w:firstLineChars="200" w:firstLine="420"/>
        <w:rPr>
          <w:rFonts w:ascii="Times New Roman"/>
          <w:kern w:val="2"/>
          <w:szCs w:val="24"/>
        </w:rPr>
      </w:pPr>
      <w:r>
        <w:rPr>
          <w:rFonts w:ascii="Times New Roman" w:hint="eastAsia"/>
          <w:kern w:val="2"/>
          <w:szCs w:val="24"/>
        </w:rPr>
        <w:t>管理平台应提供标准化的档案管理与参数配置能力，覆盖调压装置全生命周期基础信息管控，具体要求如下：</w:t>
      </w:r>
    </w:p>
    <w:p w14:paraId="6F054203" w14:textId="77777777" w:rsidR="005D53A6" w:rsidRDefault="00000000">
      <w:pPr>
        <w:pStyle w:val="aff0"/>
        <w:numPr>
          <w:ilvl w:val="0"/>
          <w:numId w:val="22"/>
        </w:numPr>
        <w:spacing w:before="156" w:after="156"/>
        <w:ind w:firstLineChars="200" w:firstLine="420"/>
        <w:rPr>
          <w:rFonts w:ascii="Times New Roman"/>
          <w:kern w:val="2"/>
          <w:szCs w:val="24"/>
        </w:rPr>
      </w:pPr>
      <w:r>
        <w:rPr>
          <w:rFonts w:ascii="Times New Roman" w:hint="eastAsia"/>
          <w:kern w:val="2"/>
          <w:szCs w:val="24"/>
        </w:rPr>
        <w:t>档案管理：支持燃气调压装置基本信息（设备编码、类型、型号、制造商、出厂编号等）的录入、查询、统计与更新，确保档案信息唯一、可追溯；</w:t>
      </w:r>
    </w:p>
    <w:p w14:paraId="37C26606" w14:textId="77777777" w:rsidR="005D53A6" w:rsidRDefault="00000000">
      <w:pPr>
        <w:pStyle w:val="aff0"/>
        <w:numPr>
          <w:ilvl w:val="0"/>
          <w:numId w:val="22"/>
        </w:numPr>
        <w:spacing w:before="156" w:after="156"/>
        <w:ind w:firstLineChars="200" w:firstLine="420"/>
        <w:rPr>
          <w:rFonts w:ascii="Times New Roman"/>
          <w:kern w:val="2"/>
          <w:szCs w:val="24"/>
        </w:rPr>
      </w:pPr>
      <w:r>
        <w:rPr>
          <w:rFonts w:ascii="Times New Roman" w:hint="eastAsia"/>
          <w:kern w:val="2"/>
          <w:szCs w:val="24"/>
        </w:rPr>
        <w:t>参数配置：可配置燃气调压装置工艺参数（支路数目、口径、管容、精度等级等）及运行基础参数，支持参数批量导入与个性化调整，配置结果实时同步至移动健康诊断仪。</w:t>
      </w:r>
    </w:p>
    <w:p w14:paraId="37D0D49D" w14:textId="77777777" w:rsidR="005D53A6" w:rsidRDefault="00000000">
      <w:pPr>
        <w:pStyle w:val="aff0"/>
        <w:numPr>
          <w:ilvl w:val="255"/>
          <w:numId w:val="0"/>
        </w:numPr>
        <w:spacing w:before="156" w:after="156"/>
        <w:ind w:firstLineChars="200" w:firstLine="420"/>
      </w:pPr>
      <w:r>
        <w:rPr>
          <w:rFonts w:hint="eastAsia"/>
        </w:rPr>
        <w:t xml:space="preserve">7.3 </w:t>
      </w:r>
      <w:r>
        <w:t>移动健康诊断仪关联管理</w:t>
      </w:r>
    </w:p>
    <w:p w14:paraId="61795C1B" w14:textId="77777777" w:rsidR="005D53A6" w:rsidRDefault="00000000">
      <w:pPr>
        <w:pStyle w:val="aff0"/>
        <w:numPr>
          <w:ilvl w:val="3"/>
          <w:numId w:val="0"/>
        </w:numPr>
        <w:spacing w:before="156" w:after="156"/>
        <w:ind w:firstLineChars="200" w:firstLine="420"/>
        <w:rPr>
          <w:rFonts w:ascii="Times New Roman"/>
          <w:kern w:val="2"/>
          <w:szCs w:val="24"/>
        </w:rPr>
      </w:pPr>
      <w:r>
        <w:rPr>
          <w:rFonts w:ascii="Times New Roman" w:hint="eastAsia"/>
          <w:kern w:val="2"/>
          <w:szCs w:val="24"/>
        </w:rPr>
        <w:t>管理平台应建立与移动健康诊断仪的协同管理机制，实现设备与平台的深度联动，具体要求如下：</w:t>
      </w:r>
    </w:p>
    <w:p w14:paraId="07CF662F" w14:textId="77777777" w:rsidR="005D53A6" w:rsidRDefault="00000000">
      <w:pPr>
        <w:pStyle w:val="aff0"/>
        <w:numPr>
          <w:ilvl w:val="0"/>
          <w:numId w:val="23"/>
        </w:numPr>
        <w:spacing w:before="156" w:after="156"/>
        <w:ind w:firstLineChars="200" w:firstLine="420"/>
        <w:rPr>
          <w:rFonts w:ascii="Times New Roman"/>
          <w:kern w:val="2"/>
          <w:szCs w:val="24"/>
        </w:rPr>
      </w:pPr>
      <w:r>
        <w:rPr>
          <w:rFonts w:ascii="Times New Roman" w:hint="eastAsia"/>
          <w:kern w:val="2"/>
          <w:szCs w:val="24"/>
        </w:rPr>
        <w:t>配对与参数同步：支持移动健康诊断仪与燃气调压装置的配对，可向移动健康诊断仪下发工艺参数、检测项目，同时接收移动健康诊断仪的参数修改同步请求；</w:t>
      </w:r>
    </w:p>
    <w:p w14:paraId="3A8FBB8B" w14:textId="77777777" w:rsidR="005D53A6" w:rsidRDefault="00000000">
      <w:pPr>
        <w:pStyle w:val="aff0"/>
        <w:numPr>
          <w:ilvl w:val="0"/>
          <w:numId w:val="23"/>
        </w:numPr>
        <w:spacing w:before="156" w:after="156"/>
        <w:ind w:firstLineChars="200" w:firstLine="420"/>
        <w:rPr>
          <w:rFonts w:ascii="Times New Roman"/>
          <w:kern w:val="2"/>
          <w:szCs w:val="24"/>
        </w:rPr>
      </w:pPr>
      <w:r>
        <w:rPr>
          <w:rFonts w:ascii="Times New Roman" w:hint="eastAsia"/>
          <w:kern w:val="2"/>
          <w:szCs w:val="24"/>
        </w:rPr>
        <w:t>终端运维：具备移动健康诊断仪软件版本管理与</w:t>
      </w:r>
      <w:r>
        <w:rPr>
          <w:rFonts w:ascii="Times New Roman" w:hint="eastAsia"/>
          <w:kern w:val="2"/>
          <w:szCs w:val="24"/>
        </w:rPr>
        <w:t xml:space="preserve"> FOTA</w:t>
      </w:r>
      <w:r>
        <w:rPr>
          <w:rFonts w:ascii="Times New Roman" w:hint="eastAsia"/>
          <w:kern w:val="2"/>
          <w:szCs w:val="24"/>
        </w:rPr>
        <w:t>（远程固件升级）功能，支持批量</w:t>
      </w:r>
      <w:r>
        <w:rPr>
          <w:rFonts w:ascii="Times New Roman" w:hint="eastAsia"/>
          <w:kern w:val="2"/>
          <w:szCs w:val="24"/>
        </w:rPr>
        <w:t xml:space="preserve"> / </w:t>
      </w:r>
      <w:r>
        <w:rPr>
          <w:rFonts w:ascii="Times New Roman" w:hint="eastAsia"/>
          <w:kern w:val="2"/>
          <w:szCs w:val="24"/>
        </w:rPr>
        <w:t>单台设备升级，实时监控升级进度与状态，确保终端设备功能最新、运行稳定。</w:t>
      </w:r>
    </w:p>
    <w:p w14:paraId="371A8C41" w14:textId="77777777" w:rsidR="005D53A6" w:rsidRDefault="00000000">
      <w:pPr>
        <w:pStyle w:val="aff0"/>
        <w:numPr>
          <w:ilvl w:val="255"/>
          <w:numId w:val="0"/>
        </w:numPr>
        <w:spacing w:before="156" w:after="156"/>
        <w:ind w:firstLineChars="200" w:firstLine="420"/>
      </w:pPr>
      <w:r>
        <w:rPr>
          <w:rFonts w:hint="eastAsia"/>
        </w:rPr>
        <w:t xml:space="preserve">7.4 </w:t>
      </w:r>
      <w:r>
        <w:t>健康诊断与预测分析</w:t>
      </w:r>
    </w:p>
    <w:p w14:paraId="10835B67" w14:textId="77777777" w:rsidR="005D53A6" w:rsidRDefault="00000000">
      <w:pPr>
        <w:pStyle w:val="aff0"/>
        <w:numPr>
          <w:ilvl w:val="3"/>
          <w:numId w:val="0"/>
        </w:numPr>
        <w:spacing w:before="156" w:after="156"/>
        <w:ind w:firstLineChars="200" w:firstLine="420"/>
        <w:rPr>
          <w:rFonts w:ascii="Times New Roman"/>
          <w:kern w:val="2"/>
          <w:szCs w:val="24"/>
        </w:rPr>
      </w:pPr>
      <w:r>
        <w:rPr>
          <w:rFonts w:ascii="Times New Roman" w:hint="eastAsia"/>
          <w:kern w:val="2"/>
          <w:szCs w:val="24"/>
        </w:rPr>
        <w:t>管理平台宜具备基于数据驱动的预测诊断分析能力，为设备运维提供决策支撑，具体要求如下：</w:t>
      </w:r>
    </w:p>
    <w:p w14:paraId="1A564454" w14:textId="77777777" w:rsidR="005D53A6" w:rsidRDefault="00000000">
      <w:pPr>
        <w:pStyle w:val="aff0"/>
        <w:numPr>
          <w:ilvl w:val="0"/>
          <w:numId w:val="24"/>
        </w:numPr>
        <w:spacing w:before="156" w:after="156"/>
        <w:ind w:firstLineChars="200" w:firstLine="420"/>
        <w:rPr>
          <w:rFonts w:ascii="Times New Roman"/>
          <w:kern w:val="2"/>
          <w:szCs w:val="24"/>
        </w:rPr>
      </w:pPr>
      <w:r>
        <w:rPr>
          <w:rFonts w:ascii="Times New Roman" w:hint="eastAsia"/>
          <w:kern w:val="2"/>
          <w:szCs w:val="24"/>
        </w:rPr>
        <w:t>实时健康诊断：通过移动健康诊断仪上报的数据，对燃气调压装置运行状态进行健康诊断，识别异常状态并触发报警（如运行压力超标、密封失效），推送报警信息至相关人员，并对故障进行性质、类别、部位定位，为维修方案制定提供依据。</w:t>
      </w:r>
    </w:p>
    <w:p w14:paraId="7A88100C" w14:textId="77777777" w:rsidR="005D53A6" w:rsidRDefault="00000000">
      <w:pPr>
        <w:pStyle w:val="aff0"/>
        <w:numPr>
          <w:ilvl w:val="0"/>
          <w:numId w:val="24"/>
        </w:numPr>
        <w:spacing w:before="156" w:after="156"/>
        <w:ind w:firstLineChars="200" w:firstLine="420"/>
        <w:rPr>
          <w:rFonts w:ascii="Times New Roman"/>
          <w:kern w:val="2"/>
          <w:szCs w:val="24"/>
        </w:rPr>
      </w:pPr>
      <w:r>
        <w:rPr>
          <w:rFonts w:ascii="Times New Roman" w:hint="eastAsia"/>
          <w:kern w:val="2"/>
          <w:szCs w:val="24"/>
        </w:rPr>
        <w:t>故障预测与分析：结合燃气调压装置工作原理、结构特点、历史诊断数据，对潜在故障进行趋势预判（如备品备件失效风险，压力波动异常前兆），提前输出运维建议，如明确后续维保优先级、关键检修项目、适配备品备件型号及储备量、最佳维护窗口期等，同时标注风险影响范围与规避措施。</w:t>
      </w:r>
    </w:p>
    <w:p w14:paraId="50DC8BC7" w14:textId="77777777" w:rsidR="005D53A6" w:rsidRDefault="00000000">
      <w:pPr>
        <w:pStyle w:val="aff0"/>
        <w:numPr>
          <w:ilvl w:val="255"/>
          <w:numId w:val="0"/>
        </w:numPr>
        <w:spacing w:before="156" w:after="156"/>
        <w:ind w:firstLineChars="200" w:firstLine="420"/>
      </w:pPr>
      <w:r>
        <w:rPr>
          <w:rFonts w:hint="eastAsia"/>
        </w:rPr>
        <w:t xml:space="preserve">7.5 </w:t>
      </w:r>
      <w:r>
        <w:t>信息推送与报告管理</w:t>
      </w:r>
    </w:p>
    <w:p w14:paraId="37EB2F07" w14:textId="77777777" w:rsidR="005D53A6" w:rsidRDefault="00000000">
      <w:pPr>
        <w:pStyle w:val="aff0"/>
        <w:numPr>
          <w:ilvl w:val="3"/>
          <w:numId w:val="0"/>
        </w:numPr>
        <w:spacing w:before="156" w:after="156"/>
        <w:ind w:firstLineChars="200" w:firstLine="420"/>
        <w:rPr>
          <w:rFonts w:ascii="Times New Roman"/>
          <w:kern w:val="2"/>
          <w:szCs w:val="24"/>
        </w:rPr>
      </w:pPr>
      <w:r>
        <w:rPr>
          <w:rFonts w:ascii="Times New Roman" w:hint="eastAsia"/>
          <w:kern w:val="2"/>
          <w:szCs w:val="24"/>
        </w:rPr>
        <w:t>管理平台应具备信息推送与报告输出能力，满足多角色信息需求，具体要求如下：</w:t>
      </w:r>
    </w:p>
    <w:p w14:paraId="5478024C" w14:textId="77777777" w:rsidR="005D53A6" w:rsidRDefault="00000000">
      <w:pPr>
        <w:pStyle w:val="aff0"/>
        <w:numPr>
          <w:ilvl w:val="0"/>
          <w:numId w:val="25"/>
        </w:numPr>
        <w:spacing w:before="156" w:after="156"/>
        <w:ind w:firstLineChars="200" w:firstLine="420"/>
        <w:rPr>
          <w:rFonts w:ascii="Times New Roman"/>
          <w:kern w:val="2"/>
          <w:szCs w:val="24"/>
        </w:rPr>
      </w:pPr>
      <w:r>
        <w:rPr>
          <w:rFonts w:ascii="Times New Roman" w:hint="eastAsia"/>
          <w:kern w:val="2"/>
          <w:szCs w:val="24"/>
        </w:rPr>
        <w:t>信息推送：支持向管理人员自动推送基础服务信息（如设备到期维护提醒）与定制服务信息（如个性化运维报告），推送方式覆盖短信、微信、邮件等；</w:t>
      </w:r>
    </w:p>
    <w:p w14:paraId="1AFD06E3" w14:textId="77777777" w:rsidR="005D53A6" w:rsidRDefault="00000000">
      <w:pPr>
        <w:pStyle w:val="aff0"/>
        <w:numPr>
          <w:ilvl w:val="0"/>
          <w:numId w:val="25"/>
        </w:numPr>
        <w:spacing w:before="156" w:after="156"/>
        <w:ind w:firstLineChars="200" w:firstLine="420"/>
        <w:rPr>
          <w:rFonts w:ascii="Times New Roman"/>
          <w:kern w:val="2"/>
          <w:szCs w:val="24"/>
        </w:rPr>
      </w:pPr>
      <w:r>
        <w:rPr>
          <w:rFonts w:ascii="Times New Roman" w:hint="eastAsia"/>
          <w:kern w:val="2"/>
          <w:szCs w:val="24"/>
        </w:rPr>
        <w:t>报告管理：提供诊断报告的调用、显示、导出（如</w:t>
      </w:r>
      <w:r>
        <w:rPr>
          <w:rFonts w:ascii="Times New Roman" w:hint="eastAsia"/>
          <w:kern w:val="2"/>
          <w:szCs w:val="24"/>
        </w:rPr>
        <w:t xml:space="preserve"> PDF/Excel </w:t>
      </w:r>
      <w:r>
        <w:rPr>
          <w:rFonts w:ascii="Times New Roman" w:hint="eastAsia"/>
          <w:kern w:val="2"/>
          <w:szCs w:val="24"/>
        </w:rPr>
        <w:t>格式）及打印功能，报告内容应包含设备基础信息、检测数据、诊断结论、建议措施等核心要素。</w:t>
      </w:r>
    </w:p>
    <w:p w14:paraId="77FDEDCE" w14:textId="77777777" w:rsidR="005D53A6" w:rsidRDefault="00000000">
      <w:pPr>
        <w:pStyle w:val="aff0"/>
        <w:numPr>
          <w:ilvl w:val="255"/>
          <w:numId w:val="0"/>
        </w:numPr>
        <w:spacing w:before="156" w:after="156"/>
        <w:ind w:firstLineChars="200" w:firstLine="420"/>
      </w:pPr>
      <w:r>
        <w:rPr>
          <w:rFonts w:hint="eastAsia"/>
        </w:rPr>
        <w:t xml:space="preserve">7.6 </w:t>
      </w:r>
      <w:r>
        <w:t>系统互联与接口开放</w:t>
      </w:r>
    </w:p>
    <w:p w14:paraId="204F7EEB" w14:textId="77777777" w:rsidR="005D53A6" w:rsidRDefault="00000000">
      <w:pPr>
        <w:pStyle w:val="affffd"/>
        <w:ind w:firstLine="420"/>
        <w:rPr>
          <w:rFonts w:ascii="Times New Roman"/>
          <w:kern w:val="2"/>
          <w:szCs w:val="24"/>
          <w:highlight w:val="yellow"/>
        </w:rPr>
      </w:pPr>
      <w:r>
        <w:rPr>
          <w:rFonts w:hint="eastAsia"/>
          <w:highlight w:val="yellow"/>
        </w:rPr>
        <w:t>管理平台应具备开放互联能力，实现与外部系统的数据互通。平台应支持与燃气企业现有业务系统（如 SCADA系统、GIS 系统）的数据交互，并开放标准化 API 接口，供其他系统调用，实现数据共享。</w:t>
      </w:r>
    </w:p>
    <w:p w14:paraId="32FFBF3D" w14:textId="77777777" w:rsidR="005D53A6" w:rsidRDefault="00000000">
      <w:pPr>
        <w:pStyle w:val="afe"/>
        <w:keepNext/>
        <w:numPr>
          <w:ilvl w:val="1"/>
          <w:numId w:val="0"/>
        </w:numPr>
        <w:spacing w:beforeLines="100" w:before="312" w:afterLines="100" w:after="312"/>
        <w:rPr>
          <w:rFonts w:ascii="Times New Roman"/>
        </w:rPr>
      </w:pPr>
      <w:bookmarkStart w:id="120" w:name="_Toc31962"/>
      <w:r>
        <w:rPr>
          <w:rFonts w:ascii="Times New Roman" w:hint="eastAsia"/>
        </w:rPr>
        <w:lastRenderedPageBreak/>
        <w:t xml:space="preserve">8  </w:t>
      </w:r>
      <w:r>
        <w:rPr>
          <w:rFonts w:ascii="Times New Roman" w:hint="eastAsia"/>
        </w:rPr>
        <w:t>健康诊断应用</w:t>
      </w:r>
      <w:bookmarkEnd w:id="120"/>
    </w:p>
    <w:p w14:paraId="1858523E" w14:textId="77777777" w:rsidR="005D53A6" w:rsidRDefault="00000000">
      <w:pPr>
        <w:pStyle w:val="affffd"/>
        <w:ind w:firstLine="420"/>
      </w:pPr>
      <w:r>
        <w:rPr>
          <w:rFonts w:hint="eastAsia"/>
        </w:rPr>
        <w:t>健康诊断结果及诊断报告作为燃气调压站装置维保实施、策略优化及全生命周期管控的核心依据，用于指导差异化维保开展，支撑维保全流程闭环管理，保障装置安全稳定运行。</w:t>
      </w:r>
    </w:p>
    <w:p w14:paraId="0F57C827" w14:textId="77777777" w:rsidR="005D53A6" w:rsidRDefault="00000000">
      <w:pPr>
        <w:widowControl/>
        <w:numPr>
          <w:ilvl w:val="255"/>
          <w:numId w:val="0"/>
        </w:numPr>
        <w:ind w:leftChars="200" w:left="420"/>
        <w:jc w:val="left"/>
      </w:pPr>
      <w:r>
        <w:rPr>
          <w:rFonts w:hint="eastAsia"/>
        </w:rPr>
        <w:t xml:space="preserve">8.1 </w:t>
      </w:r>
      <w:r>
        <w:rPr>
          <w:rFonts w:hint="eastAsia"/>
        </w:rPr>
        <w:t>维保导向</w:t>
      </w:r>
    </w:p>
    <w:p w14:paraId="692D935B" w14:textId="77777777" w:rsidR="005D53A6" w:rsidRDefault="00000000">
      <w:pPr>
        <w:pStyle w:val="affffd"/>
        <w:ind w:firstLine="420"/>
      </w:pPr>
      <w:r>
        <w:rPr>
          <w:rFonts w:hint="eastAsia"/>
        </w:rPr>
        <w:t>根据燃气调压站装置不同健康诊断结果，宜采用差异化维保策略，具体要求如下：</w:t>
      </w:r>
    </w:p>
    <w:p w14:paraId="1FCA9050" w14:textId="77777777" w:rsidR="005D53A6" w:rsidRDefault="00000000">
      <w:pPr>
        <w:pStyle w:val="affffd"/>
        <w:numPr>
          <w:ilvl w:val="0"/>
          <w:numId w:val="26"/>
        </w:numPr>
        <w:ind w:firstLine="420"/>
        <w:rPr>
          <w:highlight w:val="green"/>
        </w:rPr>
      </w:pPr>
      <w:r>
        <w:rPr>
          <w:rFonts w:hint="eastAsia"/>
          <w:highlight w:val="green"/>
        </w:rPr>
        <w:t>健康诊断结果为优良时，宜维持现有维保策略，重点监测关键组件的性能余量及运行趋势，并可适当延长检查间隔（如适用）；</w:t>
      </w:r>
    </w:p>
    <w:p w14:paraId="43A585AE" w14:textId="77777777" w:rsidR="005D53A6" w:rsidRDefault="00000000">
      <w:pPr>
        <w:pStyle w:val="affffd"/>
        <w:numPr>
          <w:ilvl w:val="0"/>
          <w:numId w:val="26"/>
        </w:numPr>
        <w:ind w:firstLine="420"/>
        <w:rPr>
          <w:highlight w:val="yellow"/>
        </w:rPr>
      </w:pPr>
      <w:r>
        <w:rPr>
          <w:rFonts w:hint="eastAsia"/>
          <w:highlight w:val="yellow"/>
        </w:rPr>
        <w:t>健康诊断结果为健康时，按现行规范开展常规巡检，不增设额外专项维保内容，重点监测运行趋势稳定性；</w:t>
      </w:r>
    </w:p>
    <w:p w14:paraId="06F61A56" w14:textId="77777777" w:rsidR="005D53A6" w:rsidRDefault="00000000">
      <w:pPr>
        <w:pStyle w:val="affffd"/>
        <w:numPr>
          <w:ilvl w:val="0"/>
          <w:numId w:val="26"/>
        </w:numPr>
        <w:ind w:firstLine="420"/>
        <w:rPr>
          <w:highlight w:val="yellow"/>
        </w:rPr>
      </w:pPr>
      <w:r>
        <w:rPr>
          <w:rFonts w:hint="eastAsia"/>
          <w:highlight w:val="yellow"/>
        </w:rPr>
        <w:t>健康诊断结果为亚健康时，对偏差指标进行相应维护，并提高常规巡检频次，重点跟踪轻微劣化部位状态变化，预判劣化发展趋势。</w:t>
      </w:r>
    </w:p>
    <w:p w14:paraId="4B092246" w14:textId="77777777" w:rsidR="005D53A6" w:rsidRDefault="00000000">
      <w:pPr>
        <w:pStyle w:val="affffd"/>
        <w:numPr>
          <w:ilvl w:val="0"/>
          <w:numId w:val="26"/>
        </w:numPr>
        <w:ind w:firstLine="420"/>
        <w:rPr>
          <w:highlight w:val="yellow"/>
        </w:rPr>
      </w:pPr>
      <w:r>
        <w:rPr>
          <w:rFonts w:hint="eastAsia"/>
          <w:highlight w:val="yellow"/>
        </w:rPr>
        <w:t>健康诊断结果为风险时，立即启动专项维修工作，同步制定应急保障措施，防范突发故障发生；维修完成后重新检测，依据检测结果确定下一次诊断周期。</w:t>
      </w:r>
    </w:p>
    <w:p w14:paraId="43E1BAA0" w14:textId="77777777" w:rsidR="005D53A6" w:rsidRDefault="00000000">
      <w:pPr>
        <w:pStyle w:val="affffd"/>
        <w:numPr>
          <w:ilvl w:val="0"/>
          <w:numId w:val="26"/>
        </w:numPr>
        <w:ind w:firstLine="420"/>
        <w:rPr>
          <w:rFonts w:ascii="Times New Roman"/>
          <w:kern w:val="2"/>
          <w:szCs w:val="24"/>
          <w:highlight w:val="yellow"/>
        </w:rPr>
      </w:pPr>
      <w:r>
        <w:rPr>
          <w:rFonts w:hint="eastAsia"/>
          <w:highlight w:val="yellow"/>
        </w:rPr>
        <w:t>健康诊断结果为高风险时，立即开展异常处置，全面排查故障根源并完成整改，对整改效果进行检测，依据检测结果确定下一次诊断周期。</w:t>
      </w:r>
    </w:p>
    <w:bookmarkEnd w:id="106"/>
    <w:bookmarkEnd w:id="107"/>
    <w:bookmarkEnd w:id="108"/>
    <w:p w14:paraId="43F55F1A" w14:textId="77777777" w:rsidR="005D53A6" w:rsidRDefault="00000000">
      <w:pPr>
        <w:pStyle w:val="affffd"/>
        <w:numPr>
          <w:ilvl w:val="255"/>
          <w:numId w:val="0"/>
        </w:numPr>
        <w:ind w:leftChars="200" w:left="420"/>
      </w:pPr>
      <w:r>
        <w:rPr>
          <w:rFonts w:hint="eastAsia"/>
        </w:rPr>
        <w:t xml:space="preserve">8.2 健康诊断报告 </w:t>
      </w:r>
    </w:p>
    <w:p w14:paraId="61AA2C7B" w14:textId="77777777" w:rsidR="005D53A6" w:rsidRDefault="00000000">
      <w:pPr>
        <w:pStyle w:val="affffd"/>
        <w:ind w:firstLine="420"/>
      </w:pPr>
      <w:r>
        <w:rPr>
          <w:rFonts w:hint="eastAsia"/>
        </w:rPr>
        <w:t>健康诊断管理平台完成数据综合分析后，应出具健康诊断报告，报告格式可参照附录A，内容应符合下列要求：</w:t>
      </w:r>
    </w:p>
    <w:p w14:paraId="726A6635" w14:textId="77777777" w:rsidR="005D53A6" w:rsidRDefault="00000000">
      <w:pPr>
        <w:pStyle w:val="affffd"/>
        <w:numPr>
          <w:ilvl w:val="0"/>
          <w:numId w:val="27"/>
        </w:numPr>
        <w:ind w:firstLine="420"/>
      </w:pPr>
      <w:r>
        <w:rPr>
          <w:rFonts w:hint="eastAsia"/>
        </w:rPr>
        <w:t>报告应包含燃气调压装置基本信息，包括但不限于设备编号、安装位置、设备类型、制造单位、投用日期等，确保档案信息唯一、可追溯；</w:t>
      </w:r>
    </w:p>
    <w:p w14:paraId="227D6993" w14:textId="77777777" w:rsidR="005D53A6" w:rsidRDefault="00000000">
      <w:pPr>
        <w:pStyle w:val="affffd"/>
        <w:numPr>
          <w:ilvl w:val="0"/>
          <w:numId w:val="27"/>
        </w:numPr>
        <w:ind w:firstLine="420"/>
      </w:pPr>
      <w:r>
        <w:rPr>
          <w:rFonts w:hint="eastAsia"/>
        </w:rPr>
        <w:t>报告应包含核心设备基础信息及设定参数，包括但不限于：调压器规格型号、出口压力设定值、稳压精度等级、关闭压力等级；切断阀规格型号、切断压力设定值、切断压力精度等级；放散阀规格型号、整定压力设定值、整定压力精度等级等核心工艺参数；</w:t>
      </w:r>
    </w:p>
    <w:p w14:paraId="2D524D58" w14:textId="77777777" w:rsidR="005D53A6" w:rsidRDefault="00000000">
      <w:pPr>
        <w:pStyle w:val="affffd"/>
        <w:numPr>
          <w:ilvl w:val="0"/>
          <w:numId w:val="27"/>
        </w:numPr>
        <w:ind w:firstLine="420"/>
      </w:pPr>
      <w:r>
        <w:rPr>
          <w:rFonts w:hint="eastAsia"/>
        </w:rPr>
        <w:t>报告应给出明确诊断结论，同步展示检测过程核心数据（如最大值、最小值、平均值等），宜附图表呈现各检测项目实测压力全过程曲线；</w:t>
      </w:r>
    </w:p>
    <w:p w14:paraId="4CAE3242" w14:textId="77777777" w:rsidR="005D53A6" w:rsidRDefault="00000000">
      <w:pPr>
        <w:pStyle w:val="affffd"/>
        <w:numPr>
          <w:ilvl w:val="0"/>
          <w:numId w:val="27"/>
        </w:numPr>
        <w:ind w:firstLine="420"/>
      </w:pPr>
      <w:r>
        <w:rPr>
          <w:rFonts w:hint="eastAsia"/>
        </w:rPr>
        <w:t>报告应提出科学合理的处置建议，对异常部件制定针对性维护保养措施。</w:t>
      </w:r>
    </w:p>
    <w:p w14:paraId="4879EEA1" w14:textId="77777777" w:rsidR="005D53A6" w:rsidRDefault="005D53A6">
      <w:pPr>
        <w:widowControl/>
        <w:jc w:val="left"/>
      </w:pPr>
    </w:p>
    <w:p w14:paraId="24EC096E" w14:textId="77777777" w:rsidR="005D53A6" w:rsidRDefault="005D53A6">
      <w:pPr>
        <w:widowControl/>
        <w:jc w:val="left"/>
      </w:pPr>
    </w:p>
    <w:p w14:paraId="4B2DBF86" w14:textId="77777777" w:rsidR="005D53A6" w:rsidRDefault="005D53A6">
      <w:pPr>
        <w:widowControl/>
        <w:jc w:val="left"/>
      </w:pPr>
    </w:p>
    <w:p w14:paraId="30C28415" w14:textId="77777777" w:rsidR="005D53A6" w:rsidRDefault="005D53A6">
      <w:pPr>
        <w:widowControl/>
        <w:jc w:val="left"/>
      </w:pPr>
    </w:p>
    <w:p w14:paraId="174B28C8" w14:textId="77777777" w:rsidR="005D53A6" w:rsidRDefault="005D53A6">
      <w:pPr>
        <w:widowControl/>
        <w:jc w:val="left"/>
      </w:pPr>
    </w:p>
    <w:p w14:paraId="255A6B09" w14:textId="77777777" w:rsidR="005D53A6" w:rsidRDefault="005D53A6">
      <w:pPr>
        <w:widowControl/>
        <w:jc w:val="left"/>
      </w:pPr>
    </w:p>
    <w:p w14:paraId="07E6BE08" w14:textId="77777777" w:rsidR="005D53A6" w:rsidRDefault="005D53A6">
      <w:pPr>
        <w:widowControl/>
        <w:jc w:val="left"/>
      </w:pPr>
    </w:p>
    <w:p w14:paraId="4A0CA24B" w14:textId="77777777" w:rsidR="005D53A6" w:rsidRDefault="005D53A6">
      <w:pPr>
        <w:widowControl/>
        <w:jc w:val="left"/>
      </w:pPr>
    </w:p>
    <w:p w14:paraId="44F9F3A2" w14:textId="77777777" w:rsidR="005D53A6" w:rsidRDefault="005D53A6">
      <w:pPr>
        <w:widowControl/>
        <w:jc w:val="left"/>
      </w:pPr>
    </w:p>
    <w:p w14:paraId="2EB1C541" w14:textId="77777777" w:rsidR="005D53A6" w:rsidRDefault="005D53A6">
      <w:pPr>
        <w:widowControl/>
        <w:jc w:val="left"/>
        <w:sectPr w:rsidR="005D53A6">
          <w:footerReference w:type="even" r:id="rId25"/>
          <w:footerReference w:type="default" r:id="rId26"/>
          <w:pgSz w:w="11907" w:h="16839"/>
          <w:pgMar w:top="1418" w:right="1134" w:bottom="1134" w:left="1418" w:header="1418" w:footer="567" w:gutter="0"/>
          <w:cols w:space="720"/>
          <w:docGrid w:type="lines" w:linePitch="312"/>
        </w:sectPr>
      </w:pPr>
    </w:p>
    <w:p w14:paraId="6B81F795" w14:textId="77777777" w:rsidR="005D53A6" w:rsidRDefault="00000000">
      <w:pPr>
        <w:pStyle w:val="1"/>
        <w:spacing w:before="0" w:after="0" w:line="360" w:lineRule="auto"/>
        <w:jc w:val="center"/>
        <w:rPr>
          <w:rFonts w:ascii="黑体"/>
          <w:sz w:val="32"/>
          <w:szCs w:val="32"/>
        </w:rPr>
      </w:pPr>
      <w:bookmarkStart w:id="121" w:name="_Toc17084"/>
      <w:bookmarkStart w:id="122" w:name="_Toc14222"/>
      <w:bookmarkStart w:id="123" w:name="_Toc23208"/>
      <w:bookmarkStart w:id="124" w:name="_Toc25008"/>
      <w:bookmarkStart w:id="125" w:name="_Toc17734"/>
      <w:bookmarkStart w:id="126" w:name="_Toc5930"/>
      <w:bookmarkStart w:id="127" w:name="_Toc2607"/>
      <w:r>
        <w:rPr>
          <w:rFonts w:ascii="黑体" w:hint="eastAsia"/>
          <w:sz w:val="32"/>
          <w:szCs w:val="32"/>
        </w:rPr>
        <w:lastRenderedPageBreak/>
        <w:t>附录</w:t>
      </w:r>
      <w:r>
        <w:rPr>
          <w:rFonts w:ascii="黑体" w:hint="eastAsia"/>
          <w:sz w:val="32"/>
          <w:szCs w:val="32"/>
        </w:rPr>
        <w:t xml:space="preserve"> A</w:t>
      </w:r>
      <w:bookmarkEnd w:id="121"/>
      <w:bookmarkEnd w:id="122"/>
      <w:bookmarkEnd w:id="123"/>
      <w:bookmarkEnd w:id="124"/>
      <w:bookmarkEnd w:id="125"/>
      <w:bookmarkEnd w:id="126"/>
      <w:bookmarkEnd w:id="127"/>
    </w:p>
    <w:p w14:paraId="7403FBFF" w14:textId="77777777" w:rsidR="005D53A6" w:rsidRDefault="00000000">
      <w:pPr>
        <w:jc w:val="center"/>
        <w:rPr>
          <w:rFonts w:ascii="黑体" w:eastAsia="黑体" w:hAnsi="黑体" w:cs="黑体"/>
          <w:sz w:val="28"/>
          <w:szCs w:val="28"/>
          <w:highlight w:val="yellow"/>
        </w:rPr>
      </w:pPr>
      <w:bookmarkStart w:id="128" w:name="_Toc28138"/>
      <w:bookmarkStart w:id="129" w:name="_Toc27799"/>
      <w:bookmarkStart w:id="130" w:name="_Toc25010"/>
      <w:bookmarkStart w:id="131" w:name="_Toc5900"/>
      <w:bookmarkStart w:id="132" w:name="_Toc2482"/>
      <w:bookmarkStart w:id="133" w:name="_Toc16104"/>
      <w:bookmarkStart w:id="134" w:name="_Toc135144902"/>
      <w:bookmarkStart w:id="135" w:name="_Toc16763"/>
      <w:r>
        <w:rPr>
          <w:rFonts w:ascii="黑体" w:eastAsia="黑体" w:hAnsi="黑体" w:cs="黑体" w:hint="eastAsia"/>
          <w:sz w:val="28"/>
          <w:szCs w:val="28"/>
          <w:highlight w:val="yellow"/>
        </w:rPr>
        <w:t>（资料性）</w:t>
      </w:r>
      <w:bookmarkEnd w:id="128"/>
      <w:bookmarkEnd w:id="129"/>
      <w:bookmarkEnd w:id="130"/>
      <w:bookmarkEnd w:id="131"/>
      <w:bookmarkEnd w:id="132"/>
      <w:bookmarkEnd w:id="133"/>
      <w:bookmarkEnd w:id="134"/>
      <w:bookmarkEnd w:id="135"/>
    </w:p>
    <w:p w14:paraId="4E0C1984" w14:textId="77777777" w:rsidR="005D53A6" w:rsidRDefault="00000000">
      <w:pPr>
        <w:jc w:val="center"/>
        <w:rPr>
          <w:rFonts w:ascii="黑体" w:eastAsia="黑体" w:hAnsi="黑体" w:cs="黑体"/>
          <w:sz w:val="28"/>
          <w:szCs w:val="28"/>
        </w:rPr>
      </w:pPr>
      <w:r>
        <w:rPr>
          <w:rFonts w:ascii="黑体" w:eastAsia="黑体" w:hAnsi="黑体" w:cs="黑体" w:hint="eastAsia"/>
          <w:sz w:val="28"/>
          <w:szCs w:val="28"/>
        </w:rPr>
        <w:t>诊断报告模板</w:t>
      </w:r>
    </w:p>
    <w:p w14:paraId="62CD7FC4" w14:textId="77777777" w:rsidR="005D53A6" w:rsidRDefault="00000000">
      <w:pPr>
        <w:rPr>
          <w:b/>
          <w:bCs/>
        </w:rPr>
      </w:pPr>
      <w:r>
        <w:rPr>
          <w:rFonts w:hint="eastAsia"/>
          <w:b/>
          <w:bCs/>
        </w:rPr>
        <w:t xml:space="preserve">A.1  </w:t>
      </w:r>
      <w:r>
        <w:rPr>
          <w:rFonts w:hint="eastAsia"/>
          <w:b/>
          <w:bCs/>
        </w:rPr>
        <w:t>报告封面</w:t>
      </w:r>
    </w:p>
    <w:p w14:paraId="37D4982A" w14:textId="77777777" w:rsidR="005D53A6" w:rsidRDefault="00000000">
      <w:pPr>
        <w:spacing w:before="312" w:line="217" w:lineRule="auto"/>
        <w:jc w:val="center"/>
        <w:outlineLvl w:val="0"/>
        <w:rPr>
          <w:rFonts w:ascii="黑体" w:eastAsia="黑体" w:hAnsi="黑体" w:cs="黑体"/>
          <w:sz w:val="48"/>
          <w:szCs w:val="48"/>
        </w:rPr>
      </w:pPr>
      <w:bookmarkStart w:id="136" w:name="_Toc28134"/>
      <w:r>
        <w:rPr>
          <w:rFonts w:ascii="黑体" w:eastAsia="黑体" w:hAnsi="黑体" w:cs="黑体"/>
          <w:spacing w:val="-9"/>
          <w:sz w:val="48"/>
          <w:szCs w:val="48"/>
        </w:rPr>
        <w:t>诊断报告</w:t>
      </w:r>
      <w:bookmarkEnd w:id="136"/>
    </w:p>
    <w:p w14:paraId="71DE5BBF" w14:textId="77777777" w:rsidR="005D53A6" w:rsidRDefault="00000000">
      <w:pPr>
        <w:spacing w:before="102" w:line="182" w:lineRule="auto"/>
        <w:jc w:val="center"/>
        <w:outlineLvl w:val="1"/>
        <w:rPr>
          <w:rFonts w:ascii="黑体" w:eastAsia="黑体" w:hAnsi="黑体" w:cs="黑体"/>
          <w:sz w:val="48"/>
          <w:szCs w:val="48"/>
        </w:rPr>
      </w:pPr>
      <w:bookmarkStart w:id="137" w:name="_Toc19275"/>
      <w:r>
        <w:rPr>
          <w:rFonts w:ascii="黑体" w:eastAsia="黑体" w:hAnsi="黑体" w:cs="黑体"/>
          <w:spacing w:val="-2"/>
          <w:sz w:val="48"/>
          <w:szCs w:val="48"/>
        </w:rPr>
        <w:t>Diagnosis Report</w:t>
      </w:r>
      <w:bookmarkEnd w:id="137"/>
    </w:p>
    <w:p w14:paraId="7A729C14" w14:textId="77777777" w:rsidR="005D53A6" w:rsidRDefault="005D53A6">
      <w:pPr>
        <w:pStyle w:val="afff2"/>
        <w:spacing w:line="259" w:lineRule="auto"/>
        <w:rPr>
          <w:rFonts w:ascii="黑体" w:eastAsia="黑体" w:hAnsi="黑体"/>
        </w:rPr>
      </w:pPr>
    </w:p>
    <w:p w14:paraId="747DF183" w14:textId="77777777" w:rsidR="005D53A6" w:rsidRDefault="005D53A6">
      <w:pPr>
        <w:pStyle w:val="afff2"/>
        <w:spacing w:line="259" w:lineRule="auto"/>
        <w:rPr>
          <w:rFonts w:ascii="黑体" w:eastAsia="黑体" w:hAnsi="黑体"/>
        </w:rPr>
      </w:pPr>
    </w:p>
    <w:p w14:paraId="1EA71A57" w14:textId="77777777" w:rsidR="005D53A6" w:rsidRDefault="005D53A6">
      <w:pPr>
        <w:pStyle w:val="afff2"/>
        <w:spacing w:line="259" w:lineRule="auto"/>
        <w:rPr>
          <w:rFonts w:ascii="黑体" w:eastAsia="黑体" w:hAnsi="黑体"/>
        </w:rPr>
      </w:pPr>
    </w:p>
    <w:p w14:paraId="4809C15C" w14:textId="77777777" w:rsidR="005D53A6" w:rsidRDefault="005D53A6">
      <w:pPr>
        <w:pStyle w:val="afff2"/>
        <w:spacing w:line="260" w:lineRule="auto"/>
        <w:rPr>
          <w:rFonts w:ascii="黑体" w:eastAsia="黑体" w:hAnsi="黑体"/>
        </w:rPr>
      </w:pPr>
    </w:p>
    <w:p w14:paraId="394BC522" w14:textId="77777777" w:rsidR="005D53A6" w:rsidRDefault="00000000">
      <w:pPr>
        <w:spacing w:before="98" w:line="219" w:lineRule="auto"/>
        <w:jc w:val="center"/>
        <w:rPr>
          <w:rFonts w:ascii="黑体" w:eastAsia="黑体" w:hAnsi="黑体"/>
        </w:rPr>
      </w:pPr>
      <w:r>
        <w:rPr>
          <w:rFonts w:ascii="黑体" w:eastAsia="黑体" w:hAnsi="黑体" w:cs="黑体" w:hint="eastAsia"/>
          <w:spacing w:val="-4"/>
          <w:sz w:val="30"/>
          <w:szCs w:val="30"/>
        </w:rPr>
        <w:t xml:space="preserve"> </w:t>
      </w:r>
      <w:r>
        <w:rPr>
          <w:rFonts w:ascii="黑体" w:eastAsia="黑体" w:hAnsi="黑体" w:cs="黑体"/>
          <w:spacing w:val="-4"/>
          <w:sz w:val="30"/>
          <w:szCs w:val="30"/>
        </w:rPr>
        <w:t>检测站点</w:t>
      </w:r>
      <w:r>
        <w:rPr>
          <w:rFonts w:ascii="黑体" w:eastAsia="黑体" w:hAnsi="黑体" w:cs="黑体" w:hint="eastAsia"/>
          <w:spacing w:val="-4"/>
          <w:sz w:val="30"/>
          <w:szCs w:val="30"/>
        </w:rPr>
        <w:t>：</w:t>
      </w:r>
      <w:r>
        <w:rPr>
          <w:rFonts w:ascii="黑体" w:eastAsia="黑体" w:hAnsi="黑体" w:cs="黑体" w:hint="eastAsia"/>
          <w:spacing w:val="1"/>
          <w:sz w:val="30"/>
          <w:szCs w:val="30"/>
          <w:u w:val="single"/>
        </w:rPr>
        <w:t xml:space="preserve">         </w:t>
      </w:r>
      <w:r>
        <w:rPr>
          <w:rFonts w:ascii="黑体" w:eastAsia="黑体" w:hAnsi="黑体" w:cs="黑体" w:hint="eastAsia"/>
          <w:color w:val="FFFFFF" w:themeColor="background1"/>
          <w:spacing w:val="1"/>
          <w:sz w:val="30"/>
          <w:szCs w:val="30"/>
          <w:u w:val="single"/>
        </w:rPr>
        <w:t>X</w:t>
      </w:r>
    </w:p>
    <w:p w14:paraId="001DDB60" w14:textId="77777777" w:rsidR="005D53A6" w:rsidRDefault="00000000">
      <w:pPr>
        <w:spacing w:before="98" w:line="219" w:lineRule="auto"/>
        <w:jc w:val="center"/>
        <w:rPr>
          <w:rFonts w:ascii="黑体" w:eastAsia="黑体" w:hAnsi="黑体"/>
        </w:rPr>
      </w:pPr>
      <w:r>
        <w:rPr>
          <w:rFonts w:ascii="黑体" w:eastAsia="黑体" w:hAnsi="黑体" w:cs="黑体" w:hint="eastAsia"/>
          <w:spacing w:val="-4"/>
          <w:sz w:val="30"/>
          <w:szCs w:val="30"/>
        </w:rPr>
        <w:t xml:space="preserve"> </w:t>
      </w:r>
      <w:r>
        <w:rPr>
          <w:rFonts w:ascii="黑体" w:eastAsia="黑体" w:hAnsi="黑体" w:cs="黑体"/>
          <w:spacing w:val="-4"/>
          <w:sz w:val="30"/>
          <w:szCs w:val="30"/>
        </w:rPr>
        <w:t>委托</w:t>
      </w:r>
      <w:r>
        <w:rPr>
          <w:rFonts w:ascii="黑体" w:eastAsia="黑体" w:hAnsi="黑体" w:cs="黑体" w:hint="eastAsia"/>
          <w:spacing w:val="-4"/>
          <w:sz w:val="30"/>
          <w:szCs w:val="30"/>
        </w:rPr>
        <w:t>单位：</w:t>
      </w:r>
      <w:r>
        <w:rPr>
          <w:rFonts w:ascii="黑体" w:eastAsia="黑体" w:hAnsi="黑体" w:cs="黑体" w:hint="eastAsia"/>
          <w:spacing w:val="1"/>
          <w:sz w:val="30"/>
          <w:szCs w:val="30"/>
          <w:u w:val="single"/>
        </w:rPr>
        <w:t xml:space="preserve">         </w:t>
      </w:r>
      <w:r>
        <w:rPr>
          <w:rFonts w:ascii="黑体" w:eastAsia="黑体" w:hAnsi="黑体" w:cs="黑体" w:hint="eastAsia"/>
          <w:color w:val="FFFFFF" w:themeColor="background1"/>
          <w:spacing w:val="1"/>
          <w:sz w:val="30"/>
          <w:szCs w:val="30"/>
          <w:u w:val="single"/>
        </w:rPr>
        <w:t>X</w:t>
      </w:r>
    </w:p>
    <w:p w14:paraId="023DE963" w14:textId="77777777" w:rsidR="005D53A6" w:rsidRDefault="00000000">
      <w:pPr>
        <w:spacing w:before="99" w:line="217" w:lineRule="auto"/>
        <w:jc w:val="center"/>
        <w:rPr>
          <w:rFonts w:ascii="黑体" w:eastAsia="黑体" w:hAnsi="黑体"/>
        </w:rPr>
      </w:pPr>
      <w:r>
        <w:rPr>
          <w:rFonts w:ascii="黑体" w:eastAsia="黑体" w:hAnsi="黑体" w:cs="黑体" w:hint="eastAsia"/>
          <w:spacing w:val="-2"/>
          <w:sz w:val="30"/>
          <w:szCs w:val="30"/>
        </w:rPr>
        <w:t xml:space="preserve"> </w:t>
      </w:r>
      <w:r>
        <w:rPr>
          <w:rFonts w:ascii="黑体" w:eastAsia="黑体" w:hAnsi="黑体" w:cs="黑体"/>
          <w:spacing w:val="-2"/>
          <w:sz w:val="30"/>
          <w:szCs w:val="30"/>
        </w:rPr>
        <w:t>站点编号</w:t>
      </w:r>
      <w:r>
        <w:rPr>
          <w:rFonts w:ascii="黑体" w:eastAsia="黑体" w:hAnsi="黑体" w:cs="黑体" w:hint="eastAsia"/>
          <w:spacing w:val="-2"/>
          <w:sz w:val="30"/>
          <w:szCs w:val="30"/>
        </w:rPr>
        <w:t>：</w:t>
      </w:r>
      <w:r>
        <w:rPr>
          <w:rFonts w:ascii="黑体" w:eastAsia="黑体" w:hAnsi="黑体" w:cs="黑体" w:hint="eastAsia"/>
          <w:spacing w:val="1"/>
          <w:sz w:val="30"/>
          <w:szCs w:val="30"/>
          <w:u w:val="single"/>
        </w:rPr>
        <w:t xml:space="preserve">         </w:t>
      </w:r>
      <w:r>
        <w:rPr>
          <w:rFonts w:ascii="黑体" w:eastAsia="黑体" w:hAnsi="黑体" w:cs="黑体" w:hint="eastAsia"/>
          <w:color w:val="FFFFFF" w:themeColor="background1"/>
          <w:spacing w:val="1"/>
          <w:sz w:val="30"/>
          <w:szCs w:val="30"/>
          <w:u w:val="single"/>
        </w:rPr>
        <w:t>X</w:t>
      </w:r>
    </w:p>
    <w:p w14:paraId="59AA3808" w14:textId="77777777" w:rsidR="005D53A6" w:rsidRDefault="00000000">
      <w:pPr>
        <w:tabs>
          <w:tab w:val="left" w:pos="1680"/>
        </w:tabs>
        <w:spacing w:before="98" w:line="220" w:lineRule="auto"/>
        <w:jc w:val="center"/>
        <w:rPr>
          <w:rFonts w:ascii="黑体" w:eastAsia="黑体" w:hAnsi="黑体"/>
        </w:rPr>
      </w:pPr>
      <w:r>
        <w:rPr>
          <w:rFonts w:ascii="黑体" w:eastAsia="黑体" w:hAnsi="黑体" w:cs="黑体" w:hint="eastAsia"/>
          <w:spacing w:val="-1"/>
          <w:sz w:val="30"/>
          <w:szCs w:val="30"/>
        </w:rPr>
        <w:t xml:space="preserve"> </w:t>
      </w:r>
      <w:r>
        <w:rPr>
          <w:rFonts w:ascii="黑体" w:eastAsia="黑体" w:hAnsi="黑体" w:cs="黑体"/>
          <w:spacing w:val="-1"/>
          <w:sz w:val="30"/>
          <w:szCs w:val="30"/>
        </w:rPr>
        <w:t>报告日期</w:t>
      </w:r>
      <w:r>
        <w:rPr>
          <w:rFonts w:ascii="黑体" w:eastAsia="黑体" w:hAnsi="黑体" w:cs="黑体" w:hint="eastAsia"/>
          <w:spacing w:val="-1"/>
          <w:sz w:val="30"/>
          <w:szCs w:val="30"/>
        </w:rPr>
        <w:t>：</w:t>
      </w:r>
      <w:r>
        <w:rPr>
          <w:rFonts w:ascii="黑体" w:eastAsia="黑体" w:hAnsi="黑体" w:cs="黑体" w:hint="eastAsia"/>
          <w:spacing w:val="1"/>
          <w:sz w:val="30"/>
          <w:szCs w:val="30"/>
          <w:u w:val="single"/>
        </w:rPr>
        <w:t xml:space="preserve">         </w:t>
      </w:r>
      <w:r>
        <w:rPr>
          <w:rFonts w:ascii="黑体" w:eastAsia="黑体" w:hAnsi="黑体" w:cs="黑体" w:hint="eastAsia"/>
          <w:color w:val="FFFFFF" w:themeColor="background1"/>
          <w:spacing w:val="1"/>
          <w:sz w:val="30"/>
          <w:szCs w:val="30"/>
          <w:u w:val="single"/>
        </w:rPr>
        <w:t>X</w:t>
      </w:r>
    </w:p>
    <w:p w14:paraId="62FFACDF" w14:textId="77777777" w:rsidR="005D53A6" w:rsidRDefault="00000000">
      <w:pPr>
        <w:spacing w:before="98" w:line="216" w:lineRule="auto"/>
        <w:jc w:val="center"/>
        <w:rPr>
          <w:rFonts w:ascii="黑体" w:eastAsia="黑体" w:hAnsi="黑体" w:cs="黑体"/>
          <w:sz w:val="30"/>
          <w:szCs w:val="30"/>
          <w:u w:val="single"/>
        </w:rPr>
      </w:pPr>
      <w:r>
        <w:rPr>
          <w:rFonts w:ascii="黑体" w:eastAsia="黑体" w:hAnsi="黑体" w:cs="黑体" w:hint="eastAsia"/>
          <w:spacing w:val="-4"/>
          <w:sz w:val="30"/>
          <w:szCs w:val="30"/>
        </w:rPr>
        <w:t xml:space="preserve"> </w:t>
      </w:r>
      <w:r>
        <w:rPr>
          <w:rFonts w:ascii="黑体" w:eastAsia="黑体" w:hAnsi="黑体" w:cs="黑体"/>
          <w:spacing w:val="-4"/>
          <w:sz w:val="30"/>
          <w:szCs w:val="30"/>
        </w:rPr>
        <w:t>执行单位</w:t>
      </w:r>
      <w:r>
        <w:rPr>
          <w:rFonts w:ascii="黑体" w:eastAsia="黑体" w:hAnsi="黑体" w:cs="黑体" w:hint="eastAsia"/>
          <w:spacing w:val="-4"/>
          <w:sz w:val="30"/>
          <w:szCs w:val="30"/>
        </w:rPr>
        <w:t>：</w:t>
      </w:r>
      <w:r>
        <w:rPr>
          <w:rFonts w:ascii="黑体" w:eastAsia="黑体" w:hAnsi="黑体" w:cs="黑体" w:hint="eastAsia"/>
          <w:spacing w:val="1"/>
          <w:sz w:val="30"/>
          <w:szCs w:val="30"/>
          <w:u w:val="single"/>
        </w:rPr>
        <w:t xml:space="preserve">         </w:t>
      </w:r>
      <w:r>
        <w:rPr>
          <w:rFonts w:ascii="黑体" w:eastAsia="黑体" w:hAnsi="黑体" w:cs="黑体" w:hint="eastAsia"/>
          <w:color w:val="FFFFFF" w:themeColor="background1"/>
          <w:spacing w:val="1"/>
          <w:sz w:val="30"/>
          <w:szCs w:val="30"/>
          <w:u w:val="single"/>
        </w:rPr>
        <w:t>X</w:t>
      </w:r>
    </w:p>
    <w:p w14:paraId="051C125D" w14:textId="77777777" w:rsidR="005D53A6" w:rsidRDefault="005D53A6">
      <w:pPr>
        <w:spacing w:before="98" w:line="216" w:lineRule="auto"/>
        <w:jc w:val="center"/>
        <w:rPr>
          <w:rFonts w:ascii="黑体" w:eastAsia="黑体" w:hAnsi="黑体" w:cs="黑体"/>
          <w:sz w:val="30"/>
          <w:szCs w:val="30"/>
          <w:u w:val="single"/>
        </w:rPr>
      </w:pPr>
    </w:p>
    <w:p w14:paraId="2674906A" w14:textId="77777777" w:rsidR="005D53A6" w:rsidRDefault="005D53A6">
      <w:pPr>
        <w:spacing w:before="98" w:line="216" w:lineRule="auto"/>
        <w:jc w:val="center"/>
        <w:rPr>
          <w:rFonts w:ascii="黑体" w:eastAsia="黑体" w:hAnsi="黑体" w:cs="黑体"/>
          <w:sz w:val="30"/>
          <w:szCs w:val="30"/>
          <w:u w:val="single"/>
        </w:rPr>
      </w:pPr>
    </w:p>
    <w:p w14:paraId="24A6C7AC" w14:textId="77777777" w:rsidR="005D53A6" w:rsidRDefault="00000000">
      <w:pPr>
        <w:rPr>
          <w:b/>
          <w:bCs/>
        </w:rPr>
      </w:pPr>
      <w:r>
        <w:rPr>
          <w:rFonts w:hint="eastAsia"/>
          <w:b/>
          <w:bCs/>
        </w:rPr>
        <w:t xml:space="preserve">A.2  </w:t>
      </w:r>
      <w:r>
        <w:rPr>
          <w:rFonts w:hint="eastAsia"/>
          <w:b/>
          <w:bCs/>
        </w:rPr>
        <w:t>站点基本信息</w:t>
      </w:r>
    </w:p>
    <w:p w14:paraId="5C916AE5" w14:textId="77777777" w:rsidR="005D53A6" w:rsidRDefault="005D53A6">
      <w:pPr>
        <w:ind w:firstLineChars="175" w:firstLine="420"/>
        <w:rPr>
          <w:sz w:val="24"/>
          <w:szCs w:val="21"/>
        </w:rPr>
      </w:pPr>
    </w:p>
    <w:p w14:paraId="5BF9969A" w14:textId="77777777" w:rsidR="005D53A6" w:rsidRDefault="00000000">
      <w:pPr>
        <w:ind w:firstLineChars="175" w:firstLine="368"/>
        <w:rPr>
          <w:rFonts w:ascii="宋体"/>
          <w:kern w:val="0"/>
          <w:szCs w:val="20"/>
        </w:rPr>
      </w:pPr>
      <w:r>
        <w:rPr>
          <w:rFonts w:ascii="宋体"/>
          <w:kern w:val="0"/>
          <w:szCs w:val="20"/>
        </w:rPr>
        <w:t>站点编号</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kern w:val="0"/>
          <w:szCs w:val="20"/>
        </w:rPr>
        <w:t xml:space="preserve">  </w:t>
      </w:r>
      <w:r>
        <w:rPr>
          <w:rFonts w:ascii="宋体" w:hint="eastAsia"/>
          <w:kern w:val="0"/>
          <w:szCs w:val="20"/>
        </w:rPr>
        <w:t xml:space="preserve">   </w:t>
      </w:r>
      <w:r>
        <w:rPr>
          <w:rFonts w:ascii="宋体"/>
          <w:kern w:val="0"/>
          <w:szCs w:val="20"/>
        </w:rPr>
        <w:t>站点名称</w:t>
      </w:r>
      <w:r>
        <w:rPr>
          <w:rFonts w:ascii="宋体" w:hint="eastAsia"/>
          <w:kern w:val="0"/>
          <w:szCs w:val="20"/>
        </w:rPr>
        <w:t>：</w:t>
      </w:r>
      <w:r>
        <w:rPr>
          <w:rFonts w:ascii="宋体" w:hint="eastAsia"/>
          <w:kern w:val="0"/>
          <w:szCs w:val="20"/>
          <w:u w:val="single"/>
        </w:rPr>
        <w:t xml:space="preserve">            </w:t>
      </w:r>
      <w:r>
        <w:rPr>
          <w:rFonts w:ascii="宋体" w:hint="eastAsia"/>
          <w:kern w:val="0"/>
          <w:szCs w:val="20"/>
        </w:rPr>
        <w:t xml:space="preserve">    </w:t>
      </w:r>
      <w:r>
        <w:rPr>
          <w:rFonts w:ascii="宋体"/>
          <w:kern w:val="0"/>
          <w:szCs w:val="20"/>
        </w:rPr>
        <w:t>诊断仪编号</w:t>
      </w:r>
      <w:r>
        <w:rPr>
          <w:rFonts w:ascii="宋体" w:hint="eastAsia"/>
          <w:kern w:val="0"/>
          <w:szCs w:val="20"/>
        </w:rPr>
        <w:t>：</w:t>
      </w:r>
      <w:r>
        <w:rPr>
          <w:rFonts w:ascii="宋体" w:hint="eastAsia"/>
          <w:kern w:val="0"/>
          <w:szCs w:val="20"/>
          <w:u w:val="single"/>
        </w:rPr>
        <w:t xml:space="preserve">            </w:t>
      </w:r>
      <w:r>
        <w:rPr>
          <w:rFonts w:ascii="宋体" w:hint="eastAsia"/>
          <w:color w:val="FFFFFF" w:themeColor="background1"/>
          <w:kern w:val="0"/>
          <w:szCs w:val="20"/>
          <w:u w:val="single"/>
        </w:rPr>
        <w:t>r</w:t>
      </w:r>
    </w:p>
    <w:p w14:paraId="11526BA5" w14:textId="77777777" w:rsidR="005D53A6" w:rsidRDefault="00000000">
      <w:pPr>
        <w:ind w:firstLineChars="175" w:firstLine="368"/>
        <w:rPr>
          <w:rFonts w:ascii="宋体"/>
          <w:kern w:val="0"/>
          <w:szCs w:val="20"/>
        </w:rPr>
      </w:pPr>
      <w:r>
        <w:rPr>
          <w:rFonts w:ascii="宋体"/>
          <w:kern w:val="0"/>
          <w:szCs w:val="20"/>
        </w:rPr>
        <w:t>站点地址</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kern w:val="0"/>
          <w:szCs w:val="20"/>
        </w:rPr>
        <w:t xml:space="preserve"> </w:t>
      </w:r>
      <w:r>
        <w:rPr>
          <w:rFonts w:ascii="宋体" w:hint="eastAsia"/>
          <w:kern w:val="0"/>
          <w:szCs w:val="20"/>
        </w:rPr>
        <w:t xml:space="preserve">    投用</w:t>
      </w:r>
      <w:r>
        <w:rPr>
          <w:rFonts w:ascii="宋体"/>
          <w:kern w:val="0"/>
          <w:szCs w:val="20"/>
        </w:rPr>
        <w:t>日期</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hint="eastAsia"/>
          <w:kern w:val="0"/>
          <w:szCs w:val="20"/>
        </w:rPr>
        <w:t xml:space="preserve">   </w:t>
      </w:r>
      <w:r>
        <w:rPr>
          <w:rFonts w:ascii="宋体"/>
          <w:kern w:val="0"/>
          <w:szCs w:val="20"/>
        </w:rPr>
        <w:t>最近维护日期</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kern w:val="0"/>
          <w:szCs w:val="20"/>
        </w:rPr>
        <w:t xml:space="preserve">      </w:t>
      </w:r>
      <w:r>
        <w:rPr>
          <w:rFonts w:ascii="宋体" w:hint="eastAsia"/>
          <w:kern w:val="0"/>
          <w:szCs w:val="20"/>
        </w:rPr>
        <w:t xml:space="preserve">      </w:t>
      </w:r>
    </w:p>
    <w:p w14:paraId="46DF0EAE" w14:textId="77777777" w:rsidR="005D53A6" w:rsidRDefault="00000000">
      <w:pPr>
        <w:ind w:firstLineChars="175" w:firstLine="368"/>
        <w:rPr>
          <w:rFonts w:ascii="宋体"/>
          <w:color w:val="FFFFFF" w:themeColor="background1"/>
          <w:kern w:val="0"/>
          <w:szCs w:val="20"/>
          <w:u w:val="single"/>
        </w:rPr>
      </w:pPr>
      <w:r>
        <w:rPr>
          <w:rFonts w:ascii="宋体"/>
          <w:kern w:val="0"/>
          <w:szCs w:val="20"/>
        </w:rPr>
        <w:t>检测日期</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kern w:val="0"/>
          <w:szCs w:val="20"/>
        </w:rPr>
        <w:t xml:space="preserve">   </w:t>
      </w:r>
      <w:r>
        <w:rPr>
          <w:rFonts w:ascii="宋体" w:hint="eastAsia"/>
          <w:kern w:val="0"/>
          <w:szCs w:val="20"/>
        </w:rPr>
        <w:t xml:space="preserve">  </w:t>
      </w:r>
      <w:r>
        <w:rPr>
          <w:rFonts w:ascii="宋体"/>
          <w:kern w:val="0"/>
          <w:szCs w:val="20"/>
        </w:rPr>
        <w:t>检测人员</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r>
        <w:rPr>
          <w:rFonts w:ascii="宋体"/>
          <w:kern w:val="0"/>
          <w:szCs w:val="20"/>
        </w:rPr>
        <w:t xml:space="preserve"> </w:t>
      </w:r>
      <w:r>
        <w:rPr>
          <w:rFonts w:ascii="宋体" w:hint="eastAsia"/>
          <w:kern w:val="0"/>
          <w:szCs w:val="20"/>
        </w:rPr>
        <w:t xml:space="preserve">  </w:t>
      </w:r>
      <w:r>
        <w:rPr>
          <w:rFonts w:ascii="宋体"/>
          <w:kern w:val="0"/>
          <w:szCs w:val="20"/>
        </w:rPr>
        <w:t>所属单位</w:t>
      </w:r>
      <w:r>
        <w:rPr>
          <w:rFonts w:ascii="宋体" w:hint="eastAsia"/>
          <w:kern w:val="0"/>
          <w:szCs w:val="20"/>
        </w:rPr>
        <w:t>：</w:t>
      </w:r>
      <w:r>
        <w:rPr>
          <w:rFonts w:ascii="宋体" w:hint="eastAsia"/>
          <w:kern w:val="0"/>
          <w:szCs w:val="20"/>
          <w:u w:val="single"/>
        </w:rPr>
        <w:t xml:space="preserve">              </w:t>
      </w:r>
      <w:r>
        <w:rPr>
          <w:rFonts w:ascii="宋体"/>
          <w:color w:val="FFFFFF" w:themeColor="background1"/>
          <w:kern w:val="0"/>
          <w:szCs w:val="20"/>
          <w:u w:val="single"/>
        </w:rPr>
        <w:t>X</w:t>
      </w:r>
    </w:p>
    <w:p w14:paraId="29F24730" w14:textId="77777777" w:rsidR="005D53A6" w:rsidRDefault="005D53A6">
      <w:pPr>
        <w:ind w:firstLineChars="175" w:firstLine="368"/>
        <w:rPr>
          <w:rFonts w:ascii="宋体"/>
          <w:kern w:val="0"/>
          <w:szCs w:val="20"/>
        </w:rPr>
      </w:pPr>
    </w:p>
    <w:p w14:paraId="5C5D8835" w14:textId="77777777" w:rsidR="005D53A6" w:rsidRDefault="00000000">
      <w:pPr>
        <w:ind w:firstLineChars="175" w:firstLine="368"/>
        <w:rPr>
          <w:sz w:val="24"/>
          <w:szCs w:val="21"/>
        </w:rPr>
      </w:pPr>
      <w:r>
        <w:rPr>
          <w:rFonts w:ascii="宋体" w:hint="eastAsia"/>
          <w:kern w:val="0"/>
          <w:szCs w:val="20"/>
        </w:rPr>
        <w:t>站点实拍照片：</w:t>
      </w:r>
    </w:p>
    <w:p w14:paraId="20A5CF8A" w14:textId="77777777" w:rsidR="005D53A6" w:rsidRDefault="00000000">
      <w:pPr>
        <w:ind w:firstLineChars="175" w:firstLine="420"/>
        <w:rPr>
          <w:szCs w:val="21"/>
        </w:rPr>
      </w:pPr>
      <w:r>
        <w:rPr>
          <w:noProof/>
          <w:sz w:val="24"/>
        </w:rPr>
        <w:lastRenderedPageBreak/>
        <mc:AlternateContent>
          <mc:Choice Requires="wps">
            <w:drawing>
              <wp:anchor distT="0" distB="0" distL="114300" distR="114300" simplePos="0" relativeHeight="251670528" behindDoc="0" locked="0" layoutInCell="1" allowOverlap="1" wp14:anchorId="3B239E54" wp14:editId="607DDC6C">
                <wp:simplePos x="0" y="0"/>
                <wp:positionH relativeFrom="column">
                  <wp:posOffset>3074670</wp:posOffset>
                </wp:positionH>
                <wp:positionV relativeFrom="paragraph">
                  <wp:posOffset>169545</wp:posOffset>
                </wp:positionV>
                <wp:extent cx="2610485" cy="2036445"/>
                <wp:effectExtent l="4445" t="4445" r="6350" b="16510"/>
                <wp:wrapTopAndBottom/>
                <wp:docPr id="17" name="矩形 17"/>
                <wp:cNvGraphicFramePr/>
                <a:graphic xmlns:a="http://schemas.openxmlformats.org/drawingml/2006/main">
                  <a:graphicData uri="http://schemas.microsoft.com/office/word/2010/wordprocessingShape">
                    <wps:wsp>
                      <wps:cNvSpPr/>
                      <wps:spPr>
                        <a:xfrm>
                          <a:off x="0" y="0"/>
                          <a:ext cx="2610485" cy="2036445"/>
                        </a:xfrm>
                        <a:prstGeom prst="rect">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42.1pt;margin-top:13.35pt;height:160.35pt;width:205.55pt;mso-wrap-distance-bottom:0pt;mso-wrap-distance-top:0pt;z-index:251670528;v-text-anchor:middle;mso-width-relative:page;mso-height-relative:page;" filled="f" stroked="t" coordsize="21600,21600" o:gfxdata="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UTRSTZAAAACgEAAA8AAAAAAAAAAQAgAAAAIgAAAGRycy9kb3ducmV2Lnht&#10;bFBLAQIUABQAAAAIAIdO4kAtPlQfagIAAMwEAAAOAAAAAAAAAAEAIAAAACgBAABkcnMvZTJvRG9j&#10;LnhtbFBLBQYAAAAABgAGAFkBAAAEBgAAAAA=&#10;">
                <v:fill on="f" focussize="0,0"/>
                <v:stroke weight="0.5pt" color="#000000 [3213]" miterlimit="8" joinstyle="miter" dashstyle="dash"/>
                <v:imagedata o:title=""/>
                <o:lock v:ext="edit" aspectratio="f"/>
                <w10:wrap type="topAndBottom"/>
              </v:rect>
            </w:pict>
          </mc:Fallback>
        </mc:AlternateContent>
      </w:r>
      <w:r>
        <w:rPr>
          <w:noProof/>
          <w:sz w:val="24"/>
        </w:rPr>
        <mc:AlternateContent>
          <mc:Choice Requires="wps">
            <w:drawing>
              <wp:anchor distT="0" distB="0" distL="114300" distR="114300" simplePos="0" relativeHeight="251669504" behindDoc="0" locked="0" layoutInCell="1" allowOverlap="1" wp14:anchorId="577E0841" wp14:editId="190F8A78">
                <wp:simplePos x="0" y="0"/>
                <wp:positionH relativeFrom="column">
                  <wp:posOffset>231775</wp:posOffset>
                </wp:positionH>
                <wp:positionV relativeFrom="paragraph">
                  <wp:posOffset>167640</wp:posOffset>
                </wp:positionV>
                <wp:extent cx="2672715" cy="2037080"/>
                <wp:effectExtent l="4445" t="4445" r="5080" b="15875"/>
                <wp:wrapTopAndBottom/>
                <wp:docPr id="16" name="矩形 16"/>
                <wp:cNvGraphicFramePr/>
                <a:graphic xmlns:a="http://schemas.openxmlformats.org/drawingml/2006/main">
                  <a:graphicData uri="http://schemas.microsoft.com/office/word/2010/wordprocessingShape">
                    <wps:wsp>
                      <wps:cNvSpPr/>
                      <wps:spPr>
                        <a:xfrm>
                          <a:off x="922020" y="794385"/>
                          <a:ext cx="2672715" cy="2037080"/>
                        </a:xfrm>
                        <a:prstGeom prst="rect">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8.25pt;margin-top:13.2pt;height:160.4pt;width:210.45pt;mso-wrap-distance-bottom:0pt;mso-wrap-distance-top:0pt;z-index:251669504;v-text-anchor:middle;mso-width-relative:page;mso-height-relative:page;" filled="f" stroked="t" coordsize="21600,21600" o:gfxdata="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Bne+s1wAAAAkBAAAPAAAAAAAAAAEAIAAAACIAAABkcnMv&#10;ZG93bnJldi54bWxQSwECFAAUAAAACACHTuJAnciMnnYCAADWBAAADgAAAAAAAAABACAAAAAmAQAA&#10;ZHJzL2Uyb0RvYy54bWxQSwUGAAAAAAYABgBZAQAADgYAAAAA&#10;">
                <v:fill on="f" focussize="0,0"/>
                <v:stroke weight="0.5pt" color="#000000 [3213]" miterlimit="8" joinstyle="miter" dashstyle="dash"/>
                <v:imagedata o:title=""/>
                <o:lock v:ext="edit" aspectratio="f"/>
                <w10:wrap type="topAndBottom"/>
              </v:rect>
            </w:pict>
          </mc:Fallback>
        </mc:AlternateContent>
      </w:r>
      <w:r>
        <w:rPr>
          <w:rFonts w:hint="eastAsia"/>
          <w:sz w:val="24"/>
          <w:szCs w:val="21"/>
        </w:rPr>
        <w:t xml:space="preserve">       </w:t>
      </w:r>
      <w:r>
        <w:rPr>
          <w:rFonts w:hint="eastAsia"/>
          <w:szCs w:val="21"/>
        </w:rPr>
        <w:t xml:space="preserve">   </w:t>
      </w:r>
      <w:r>
        <w:rPr>
          <w:rFonts w:hint="eastAsia"/>
          <w:szCs w:val="21"/>
        </w:rPr>
        <w:t>检测前站点照片</w:t>
      </w:r>
      <w:r>
        <w:rPr>
          <w:rFonts w:hint="eastAsia"/>
          <w:szCs w:val="21"/>
        </w:rPr>
        <w:t xml:space="preserve"> </w:t>
      </w:r>
      <w:r>
        <w:rPr>
          <w:rFonts w:hint="eastAsia"/>
          <w:sz w:val="24"/>
          <w:szCs w:val="21"/>
        </w:rPr>
        <w:t xml:space="preserve">                         </w:t>
      </w:r>
      <w:r>
        <w:rPr>
          <w:rFonts w:hint="eastAsia"/>
          <w:szCs w:val="21"/>
        </w:rPr>
        <w:t>检测后站点照片</w:t>
      </w:r>
    </w:p>
    <w:p w14:paraId="2ACD68E3" w14:textId="77777777" w:rsidR="005D53A6" w:rsidRDefault="005D53A6">
      <w:pPr>
        <w:ind w:firstLineChars="175" w:firstLine="368"/>
        <w:rPr>
          <w:szCs w:val="21"/>
        </w:rPr>
      </w:pPr>
    </w:p>
    <w:p w14:paraId="220853F1" w14:textId="77777777" w:rsidR="005D53A6" w:rsidRDefault="00000000">
      <w:pPr>
        <w:spacing w:line="360" w:lineRule="auto"/>
        <w:rPr>
          <w:rFonts w:ascii="宋体"/>
          <w:b/>
          <w:bCs/>
          <w:kern w:val="0"/>
          <w:szCs w:val="20"/>
        </w:rPr>
      </w:pPr>
      <w:r>
        <w:rPr>
          <w:rFonts w:ascii="宋体" w:hint="eastAsia"/>
          <w:b/>
          <w:bCs/>
          <w:kern w:val="0"/>
          <w:szCs w:val="20"/>
        </w:rPr>
        <w:t>A.3 诊断数据展示</w:t>
      </w:r>
    </w:p>
    <w:p w14:paraId="1CA0002A" w14:textId="77777777" w:rsidR="005D53A6" w:rsidRDefault="00000000">
      <w:pPr>
        <w:pStyle w:val="TableText"/>
        <w:spacing w:before="166"/>
        <w:ind w:left="10" w:firstLineChars="200" w:firstLine="412"/>
      </w:pPr>
      <w:r>
        <w:rPr>
          <w:rFonts w:ascii="宋体" w:eastAsia="宋体" w:hAnsi="宋体" w:cs="宋体" w:hint="eastAsia"/>
          <w:spacing w:val="-2"/>
          <w:sz w:val="21"/>
          <w:szCs w:val="21"/>
        </w:rPr>
        <w:t>诊断数据应至少包括各检测项名称、判定结果、参考上下限值及实测关键值，参考如下示例：</w:t>
      </w:r>
    </w:p>
    <w:p w14:paraId="5963C8AD" w14:textId="77777777" w:rsidR="005D53A6" w:rsidRDefault="00000000">
      <w:pPr>
        <w:pStyle w:val="TableText"/>
        <w:spacing w:before="166"/>
        <w:jc w:val="center"/>
      </w:pPr>
      <w:r>
        <w:rPr>
          <w:noProof/>
        </w:rPr>
        <w:drawing>
          <wp:inline distT="0" distB="0" distL="114300" distR="114300" wp14:anchorId="043FE3CE" wp14:editId="221310E2">
            <wp:extent cx="5561965" cy="3451860"/>
            <wp:effectExtent l="0" t="0" r="635" b="762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7"/>
                    <a:stretch>
                      <a:fillRect/>
                    </a:stretch>
                  </pic:blipFill>
                  <pic:spPr>
                    <a:xfrm>
                      <a:off x="0" y="0"/>
                      <a:ext cx="5561965" cy="3451860"/>
                    </a:xfrm>
                    <a:prstGeom prst="rect">
                      <a:avLst/>
                    </a:prstGeom>
                    <a:noFill/>
                    <a:ln>
                      <a:noFill/>
                    </a:ln>
                  </pic:spPr>
                </pic:pic>
              </a:graphicData>
            </a:graphic>
          </wp:inline>
        </w:drawing>
      </w:r>
    </w:p>
    <w:p w14:paraId="27C41951" w14:textId="77777777" w:rsidR="005D53A6" w:rsidRDefault="00000000">
      <w:pPr>
        <w:widowControl/>
        <w:jc w:val="center"/>
        <w:rPr>
          <w:rFonts w:ascii="宋体" w:hAnsi="宋体" w:cs="宋体"/>
          <w:spacing w:val="-2"/>
          <w:szCs w:val="21"/>
        </w:rPr>
      </w:pPr>
      <w:r>
        <w:rPr>
          <w:rFonts w:ascii="宋体" w:hAnsi="宋体" w:cs="宋体" w:hint="eastAsia"/>
          <w:spacing w:val="-2"/>
          <w:szCs w:val="21"/>
        </w:rPr>
        <w:t>图A.3诊断数据示例</w:t>
      </w:r>
    </w:p>
    <w:p w14:paraId="17129055" w14:textId="77777777" w:rsidR="005D53A6" w:rsidRDefault="005D53A6">
      <w:pPr>
        <w:widowControl/>
        <w:jc w:val="center"/>
        <w:rPr>
          <w:rFonts w:ascii="宋体" w:hAnsi="宋体" w:cs="宋体"/>
          <w:spacing w:val="-2"/>
          <w:szCs w:val="21"/>
        </w:rPr>
      </w:pPr>
    </w:p>
    <w:p w14:paraId="1F152FC2" w14:textId="77777777" w:rsidR="005D53A6" w:rsidRDefault="00000000">
      <w:pPr>
        <w:spacing w:line="360" w:lineRule="auto"/>
        <w:rPr>
          <w:rFonts w:ascii="宋体"/>
          <w:b/>
          <w:bCs/>
          <w:kern w:val="0"/>
          <w:szCs w:val="20"/>
        </w:rPr>
      </w:pPr>
      <w:r>
        <w:rPr>
          <w:rFonts w:ascii="宋体" w:hint="eastAsia"/>
          <w:b/>
          <w:bCs/>
          <w:kern w:val="0"/>
          <w:szCs w:val="20"/>
        </w:rPr>
        <w:t>A.4 诊断图例展示</w:t>
      </w:r>
    </w:p>
    <w:p w14:paraId="76264EF3" w14:textId="77777777" w:rsidR="005D53A6" w:rsidRDefault="00000000">
      <w:pPr>
        <w:pStyle w:val="TableText"/>
        <w:spacing w:before="166"/>
        <w:ind w:left="10" w:firstLineChars="200" w:firstLine="412"/>
        <w:rPr>
          <w:rFonts w:ascii="宋体" w:eastAsia="宋体" w:hAnsi="宋体" w:cs="宋体"/>
          <w:spacing w:val="-2"/>
          <w:sz w:val="21"/>
          <w:szCs w:val="21"/>
        </w:rPr>
      </w:pPr>
      <w:r>
        <w:rPr>
          <w:rFonts w:ascii="宋体" w:eastAsia="宋体" w:hAnsi="宋体" w:cs="宋体" w:hint="eastAsia"/>
          <w:spacing w:val="-2"/>
          <w:sz w:val="21"/>
          <w:szCs w:val="21"/>
        </w:rPr>
        <w:t>诊断图例应至少包括各检测项压力图形总览及各检测项单项压力图形展示，单项图形上宜根据设定值，给出上下限阈值参考线，具体参考如下示例。</w:t>
      </w:r>
    </w:p>
    <w:p w14:paraId="40F42613" w14:textId="77777777" w:rsidR="005D53A6" w:rsidRDefault="00000000">
      <w:pPr>
        <w:pStyle w:val="TableText"/>
        <w:spacing w:before="166"/>
        <w:jc w:val="left"/>
        <w:rPr>
          <w:rFonts w:ascii="宋体" w:eastAsia="宋体" w:hAnsi="宋体" w:cs="宋体"/>
          <w:spacing w:val="-2"/>
          <w:sz w:val="21"/>
          <w:szCs w:val="21"/>
        </w:rPr>
      </w:pPr>
      <w:r>
        <w:rPr>
          <w:noProof/>
        </w:rPr>
        <w:lastRenderedPageBreak/>
        <w:drawing>
          <wp:inline distT="0" distB="0" distL="114300" distR="114300" wp14:anchorId="507B66AC" wp14:editId="291EB3A5">
            <wp:extent cx="5337810" cy="3295015"/>
            <wp:effectExtent l="0" t="0" r="15240" b="63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8">
                      <a:grayscl/>
                    </a:blip>
                    <a:stretch>
                      <a:fillRect/>
                    </a:stretch>
                  </pic:blipFill>
                  <pic:spPr>
                    <a:xfrm>
                      <a:off x="0" y="0"/>
                      <a:ext cx="5337810" cy="3295015"/>
                    </a:xfrm>
                    <a:prstGeom prst="rect">
                      <a:avLst/>
                    </a:prstGeom>
                    <a:noFill/>
                    <a:ln>
                      <a:noFill/>
                    </a:ln>
                  </pic:spPr>
                </pic:pic>
              </a:graphicData>
            </a:graphic>
          </wp:inline>
        </w:drawing>
      </w:r>
    </w:p>
    <w:p w14:paraId="406C87FB" w14:textId="77777777" w:rsidR="005D53A6" w:rsidRDefault="00000000">
      <w:pPr>
        <w:widowControl/>
        <w:jc w:val="center"/>
        <w:rPr>
          <w:rFonts w:ascii="宋体" w:hAnsi="宋体" w:cs="宋体"/>
          <w:spacing w:val="-2"/>
          <w:szCs w:val="21"/>
        </w:rPr>
      </w:pPr>
      <w:r>
        <w:rPr>
          <w:rFonts w:ascii="宋体" w:hAnsi="宋体" w:cs="宋体" w:hint="eastAsia"/>
          <w:spacing w:val="-2"/>
          <w:szCs w:val="21"/>
        </w:rPr>
        <w:t>图A.4诊断数据总览图例</w:t>
      </w:r>
    </w:p>
    <w:p w14:paraId="14020C90" w14:textId="77777777" w:rsidR="005D53A6" w:rsidRDefault="00000000">
      <w:pPr>
        <w:widowControl/>
        <w:jc w:val="center"/>
      </w:pPr>
      <w:r>
        <w:rPr>
          <w:noProof/>
        </w:rPr>
        <w:drawing>
          <wp:inline distT="0" distB="0" distL="114300" distR="114300" wp14:anchorId="19DE8EA5" wp14:editId="0A131148">
            <wp:extent cx="5607050" cy="2295525"/>
            <wp:effectExtent l="0" t="0" r="12700"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9">
                      <a:grayscl/>
                    </a:blip>
                    <a:stretch>
                      <a:fillRect/>
                    </a:stretch>
                  </pic:blipFill>
                  <pic:spPr>
                    <a:xfrm>
                      <a:off x="0" y="0"/>
                      <a:ext cx="5607050" cy="2295525"/>
                    </a:xfrm>
                    <a:prstGeom prst="rect">
                      <a:avLst/>
                    </a:prstGeom>
                    <a:noFill/>
                    <a:ln>
                      <a:noFill/>
                    </a:ln>
                  </pic:spPr>
                </pic:pic>
              </a:graphicData>
            </a:graphic>
          </wp:inline>
        </w:drawing>
      </w:r>
    </w:p>
    <w:p w14:paraId="4988D79B" w14:textId="77777777" w:rsidR="005D53A6" w:rsidRDefault="00000000">
      <w:pPr>
        <w:widowControl/>
        <w:jc w:val="center"/>
        <w:rPr>
          <w:rFonts w:ascii="宋体" w:hAnsi="宋体" w:cs="宋体"/>
          <w:spacing w:val="-2"/>
          <w:szCs w:val="21"/>
        </w:rPr>
      </w:pPr>
      <w:r>
        <w:rPr>
          <w:rFonts w:ascii="宋体" w:hAnsi="宋体" w:cs="宋体" w:hint="eastAsia"/>
          <w:spacing w:val="-2"/>
          <w:szCs w:val="21"/>
        </w:rPr>
        <w:t>图A.4调压器稳压性能图例</w:t>
      </w:r>
      <w:r>
        <w:rPr>
          <w:noProof/>
        </w:rPr>
        <w:drawing>
          <wp:inline distT="0" distB="0" distL="114300" distR="114300" wp14:anchorId="188AB99F" wp14:editId="1CFFC0A9">
            <wp:extent cx="5648960" cy="2279650"/>
            <wp:effectExtent l="0" t="0" r="8890" b="635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0">
                      <a:grayscl/>
                    </a:blip>
                    <a:stretch>
                      <a:fillRect/>
                    </a:stretch>
                  </pic:blipFill>
                  <pic:spPr>
                    <a:xfrm>
                      <a:off x="0" y="0"/>
                      <a:ext cx="5648960" cy="2279650"/>
                    </a:xfrm>
                    <a:prstGeom prst="rect">
                      <a:avLst/>
                    </a:prstGeom>
                    <a:noFill/>
                    <a:ln>
                      <a:noFill/>
                    </a:ln>
                  </pic:spPr>
                </pic:pic>
              </a:graphicData>
            </a:graphic>
          </wp:inline>
        </w:drawing>
      </w:r>
    </w:p>
    <w:p w14:paraId="03C94880" w14:textId="77777777" w:rsidR="005D53A6" w:rsidRDefault="00000000">
      <w:pPr>
        <w:widowControl/>
        <w:jc w:val="center"/>
        <w:rPr>
          <w:rFonts w:ascii="宋体" w:hAnsi="宋体" w:cs="宋体"/>
          <w:spacing w:val="-2"/>
          <w:szCs w:val="21"/>
        </w:rPr>
      </w:pPr>
      <w:r>
        <w:rPr>
          <w:rFonts w:ascii="宋体" w:hAnsi="宋体" w:cs="宋体" w:hint="eastAsia"/>
          <w:spacing w:val="-2"/>
          <w:szCs w:val="21"/>
        </w:rPr>
        <w:t>图A.4放散阀整定压力和回座压力性能图例</w:t>
      </w:r>
    </w:p>
    <w:p w14:paraId="500AB1F3" w14:textId="77777777" w:rsidR="005D53A6" w:rsidRDefault="00000000">
      <w:pPr>
        <w:rPr>
          <w:rFonts w:ascii="宋体"/>
          <w:b/>
          <w:bCs/>
          <w:kern w:val="0"/>
          <w:szCs w:val="20"/>
          <w:highlight w:val="yellow"/>
        </w:rPr>
      </w:pPr>
      <w:r>
        <w:rPr>
          <w:rFonts w:ascii="宋体" w:hint="eastAsia"/>
          <w:b/>
          <w:bCs/>
          <w:kern w:val="0"/>
          <w:szCs w:val="20"/>
          <w:highlight w:val="yellow"/>
        </w:rPr>
        <w:lastRenderedPageBreak/>
        <w:t>A.5  诊断结论展示</w:t>
      </w:r>
    </w:p>
    <w:p w14:paraId="78C7A808" w14:textId="77777777" w:rsidR="005D53A6" w:rsidRDefault="00000000">
      <w:pPr>
        <w:spacing w:line="360" w:lineRule="auto"/>
        <w:ind w:firstLineChars="200" w:firstLine="420"/>
        <w:rPr>
          <w:rFonts w:ascii="宋体" w:hAnsi="宋体" w:cs="宋体"/>
          <w:bCs/>
          <w:szCs w:val="21"/>
          <w:highlight w:val="yellow"/>
        </w:rPr>
      </w:pPr>
      <w:r>
        <w:rPr>
          <w:rFonts w:ascii="宋体" w:hAnsi="宋体" w:cs="宋体" w:hint="eastAsia"/>
          <w:bCs/>
          <w:szCs w:val="21"/>
          <w:highlight w:val="yellow"/>
        </w:rPr>
        <w:t>检测依据：</w:t>
      </w:r>
    </w:p>
    <w:p w14:paraId="1E863ABC" w14:textId="77777777" w:rsidR="005D53A6" w:rsidRDefault="00000000">
      <w:pPr>
        <w:pStyle w:val="a8"/>
        <w:rPr>
          <w:rFonts w:hAnsi="宋体" w:cs="宋体"/>
          <w:szCs w:val="21"/>
          <w:highlight w:val="yellow"/>
        </w:rPr>
      </w:pPr>
      <w:r>
        <w:rPr>
          <w:rFonts w:hAnsi="宋体" w:cs="宋体" w:hint="eastAsia"/>
          <w:szCs w:val="21"/>
          <w:highlight w:val="yellow"/>
        </w:rPr>
        <w:t>调压器检测标准参照GB 27790-2020《城镇燃气调压器》</w:t>
      </w:r>
    </w:p>
    <w:p w14:paraId="1E8813A4" w14:textId="77777777" w:rsidR="005D53A6" w:rsidRDefault="00000000">
      <w:pPr>
        <w:pStyle w:val="a8"/>
        <w:rPr>
          <w:rFonts w:hAnsi="宋体" w:cs="宋体"/>
          <w:szCs w:val="21"/>
          <w:highlight w:val="yellow"/>
        </w:rPr>
      </w:pPr>
      <w:r>
        <w:rPr>
          <w:rFonts w:hAnsi="宋体" w:cs="宋体" w:hint="eastAsia"/>
          <w:szCs w:val="21"/>
          <w:highlight w:val="yellow"/>
        </w:rPr>
        <w:t>切断阀检测标准参照GB/T 41315-2022《城镇燃气输配系统用安全切断阀》</w:t>
      </w:r>
    </w:p>
    <w:p w14:paraId="459BD02E" w14:textId="77777777" w:rsidR="005D53A6" w:rsidRDefault="00000000">
      <w:pPr>
        <w:pStyle w:val="a8"/>
        <w:rPr>
          <w:rFonts w:hAnsi="宋体" w:cs="宋体"/>
          <w:spacing w:val="-2"/>
          <w:szCs w:val="21"/>
          <w:highlight w:val="yellow"/>
        </w:rPr>
      </w:pPr>
      <w:r>
        <w:rPr>
          <w:rFonts w:hAnsi="宋体" w:cs="宋体" w:hint="eastAsia"/>
          <w:szCs w:val="21"/>
          <w:highlight w:val="yellow"/>
        </w:rPr>
        <w:t>放散阀检测标准参照CJ/T 335-2010《城镇燃气切断阀和放散阀》与GB/T12243-2021《弹簧直接载荷式安全阀》</w:t>
      </w:r>
    </w:p>
    <w:p w14:paraId="31CABF14" w14:textId="77777777" w:rsidR="005D53A6" w:rsidRDefault="005D53A6">
      <w:pPr>
        <w:pStyle w:val="a8"/>
        <w:numPr>
          <w:ilvl w:val="0"/>
          <w:numId w:val="0"/>
        </w:numPr>
        <w:ind w:left="425"/>
        <w:rPr>
          <w:rFonts w:hAnsi="宋体" w:cs="宋体"/>
          <w:spacing w:val="-2"/>
          <w:szCs w:val="21"/>
          <w:highlight w:val="yellow"/>
        </w:rPr>
      </w:pPr>
    </w:p>
    <w:p w14:paraId="1B1A8AD2" w14:textId="77777777" w:rsidR="005D53A6" w:rsidRDefault="00000000">
      <w:pPr>
        <w:spacing w:line="360" w:lineRule="auto"/>
        <w:ind w:firstLineChars="200" w:firstLine="420"/>
        <w:rPr>
          <w:rFonts w:ascii="宋体" w:hAnsi="宋体" w:cs="宋体"/>
          <w:bCs/>
          <w:szCs w:val="21"/>
          <w:highlight w:val="yellow"/>
        </w:rPr>
      </w:pPr>
      <w:r>
        <w:rPr>
          <w:rFonts w:ascii="宋体" w:hAnsi="宋体" w:cs="宋体" w:hint="eastAsia"/>
          <w:bCs/>
          <w:szCs w:val="21"/>
          <w:highlight w:val="yellow"/>
        </w:rPr>
        <w:t>站点风险评估：</w:t>
      </w:r>
    </w:p>
    <w:p w14:paraId="56666F65" w14:textId="77777777" w:rsidR="005D53A6" w:rsidRDefault="00000000">
      <w:pPr>
        <w:pStyle w:val="a8"/>
        <w:numPr>
          <w:ilvl w:val="0"/>
          <w:numId w:val="0"/>
        </w:numPr>
        <w:ind w:left="425"/>
        <w:rPr>
          <w:rFonts w:hAnsi="宋体" w:cs="宋体"/>
          <w:szCs w:val="21"/>
          <w:highlight w:val="yellow"/>
        </w:rPr>
      </w:pPr>
      <w:r>
        <w:rPr>
          <w:rFonts w:hAnsi="宋体" w:cs="宋体" w:hint="eastAsia"/>
          <w:szCs w:val="21"/>
          <w:highlight w:val="yellow"/>
        </w:rPr>
        <w:t>燃气调压装置健康状态等级：</w:t>
      </w:r>
      <w:r>
        <w:rPr>
          <w:rFonts w:hAnsi="宋体" w:cs="宋体" w:hint="eastAsia"/>
          <w:b/>
          <w:bCs/>
          <w:szCs w:val="21"/>
          <w:highlight w:val="yellow"/>
        </w:rPr>
        <w:t>高风险</w:t>
      </w:r>
    </w:p>
    <w:p w14:paraId="5E9312E7" w14:textId="77777777" w:rsidR="005D53A6" w:rsidRDefault="00000000">
      <w:pPr>
        <w:pStyle w:val="a8"/>
        <w:numPr>
          <w:ilvl w:val="0"/>
          <w:numId w:val="0"/>
        </w:numPr>
        <w:ind w:left="425"/>
        <w:rPr>
          <w:rFonts w:hAnsi="宋体" w:cs="宋体"/>
          <w:szCs w:val="21"/>
          <w:highlight w:val="yellow"/>
        </w:rPr>
      </w:pPr>
      <w:r>
        <w:rPr>
          <w:rFonts w:hAnsi="宋体" w:cs="宋体" w:hint="eastAsia"/>
          <w:szCs w:val="21"/>
          <w:highlight w:val="yellow"/>
        </w:rPr>
        <w:t>建议：</w:t>
      </w:r>
      <w:r>
        <w:rPr>
          <w:rFonts w:hint="eastAsia"/>
          <w:highlight w:val="yellow"/>
        </w:rPr>
        <w:t>立即开展异常处置，</w:t>
      </w:r>
      <w:r>
        <w:rPr>
          <w:rFonts w:hAnsi="宋体" w:cs="宋体" w:hint="eastAsia"/>
          <w:szCs w:val="21"/>
          <w:highlight w:val="yellow"/>
        </w:rPr>
        <w:t>排查出口阀门内密封严重泄漏隐患，完成复检合格后方可恢复运行。</w:t>
      </w:r>
    </w:p>
    <w:p w14:paraId="1D3BFC3A" w14:textId="77777777" w:rsidR="005D53A6" w:rsidRDefault="005D53A6">
      <w:pPr>
        <w:widowControl/>
        <w:ind w:firstLine="420"/>
        <w:jc w:val="left"/>
        <w:rPr>
          <w:rFonts w:ascii="宋体"/>
          <w:kern w:val="0"/>
          <w:szCs w:val="20"/>
          <w:highlight w:val="yellow"/>
        </w:rPr>
      </w:pPr>
    </w:p>
    <w:p w14:paraId="5EBAC18D" w14:textId="77777777" w:rsidR="005D53A6" w:rsidRDefault="00000000">
      <w:pPr>
        <w:rPr>
          <w:rFonts w:ascii="宋体"/>
          <w:b/>
          <w:bCs/>
          <w:kern w:val="0"/>
          <w:szCs w:val="20"/>
          <w:highlight w:val="yellow"/>
        </w:rPr>
      </w:pPr>
      <w:r>
        <w:rPr>
          <w:rFonts w:ascii="宋体" w:hint="eastAsia"/>
          <w:b/>
          <w:bCs/>
          <w:kern w:val="0"/>
          <w:szCs w:val="20"/>
          <w:highlight w:val="yellow"/>
        </w:rPr>
        <w:t>A.6 维保建议</w:t>
      </w:r>
    </w:p>
    <w:p w14:paraId="5839E367" w14:textId="77777777" w:rsidR="005D53A6" w:rsidRDefault="00000000">
      <w:pPr>
        <w:pStyle w:val="TableText"/>
        <w:spacing w:before="166"/>
        <w:ind w:left="10" w:firstLineChars="200" w:firstLine="412"/>
        <w:rPr>
          <w:rFonts w:ascii="宋体" w:eastAsia="宋体" w:hAnsi="宋体" w:cs="宋体"/>
          <w:spacing w:val="-2"/>
          <w:sz w:val="21"/>
          <w:szCs w:val="21"/>
          <w:highlight w:val="yellow"/>
        </w:rPr>
      </w:pPr>
      <w:r>
        <w:rPr>
          <w:rFonts w:ascii="宋体" w:eastAsia="宋体" w:hAnsi="宋体" w:cs="宋体" w:hint="eastAsia"/>
          <w:spacing w:val="-2"/>
          <w:sz w:val="21"/>
          <w:szCs w:val="21"/>
          <w:highlight w:val="yellow"/>
        </w:rPr>
        <w:t>维保建议应包括导致问题的可能原因及具体可操作的方案，参考下方示例。</w:t>
      </w:r>
    </w:p>
    <w:p w14:paraId="3CCBBBB8" w14:textId="77777777" w:rsidR="005D53A6" w:rsidRDefault="00000000">
      <w:pPr>
        <w:pStyle w:val="TableText"/>
        <w:spacing w:before="166"/>
        <w:ind w:left="10" w:firstLineChars="200" w:firstLine="412"/>
        <w:rPr>
          <w:spacing w:val="-2"/>
          <w:sz w:val="21"/>
          <w:szCs w:val="21"/>
          <w:highlight w:val="yellow"/>
        </w:rPr>
      </w:pPr>
      <w:r>
        <w:rPr>
          <w:rFonts w:ascii="宋体" w:eastAsia="宋体" w:hAnsi="宋体" w:cs="宋体" w:hint="eastAsia"/>
          <w:spacing w:val="-2"/>
          <w:sz w:val="21"/>
          <w:szCs w:val="21"/>
          <w:highlight w:val="yellow"/>
        </w:rPr>
        <w:t xml:space="preserve">出口阀门评估： </w:t>
      </w:r>
      <w:r>
        <w:rPr>
          <w:rFonts w:ascii="宋体" w:eastAsia="宋体" w:hAnsi="宋体" w:cs="宋体" w:hint="eastAsia"/>
          <w:b/>
          <w:bCs/>
          <w:spacing w:val="-2"/>
          <w:sz w:val="21"/>
          <w:szCs w:val="21"/>
          <w:highlight w:val="yellow"/>
        </w:rPr>
        <w:t>严重偏差</w:t>
      </w:r>
    </w:p>
    <w:p w14:paraId="23D7AF2E" w14:textId="77777777" w:rsidR="005D53A6" w:rsidRDefault="00000000">
      <w:pPr>
        <w:pStyle w:val="TableText"/>
        <w:spacing w:before="166"/>
        <w:ind w:left="10" w:firstLineChars="200" w:firstLine="412"/>
        <w:rPr>
          <w:rFonts w:ascii="宋体" w:eastAsia="宋体" w:hAnsi="宋体" w:cs="宋体"/>
          <w:spacing w:val="-2"/>
          <w:sz w:val="21"/>
          <w:szCs w:val="21"/>
          <w:highlight w:val="yellow"/>
        </w:rPr>
      </w:pPr>
      <w:r>
        <w:rPr>
          <w:rFonts w:ascii="宋体" w:eastAsia="宋体" w:hAnsi="宋体" w:cs="宋体" w:hint="eastAsia"/>
          <w:spacing w:val="-2"/>
          <w:sz w:val="21"/>
          <w:szCs w:val="21"/>
          <w:highlight w:val="yellow"/>
        </w:rPr>
        <w:t>出口阀门内密封性检测性能严重超标，可能存在的问题及维护建议如下：</w:t>
      </w:r>
    </w:p>
    <w:p w14:paraId="46299210" w14:textId="77777777" w:rsidR="005D53A6" w:rsidRDefault="00000000">
      <w:pPr>
        <w:pStyle w:val="a8"/>
        <w:numPr>
          <w:ilvl w:val="0"/>
          <w:numId w:val="28"/>
        </w:numPr>
        <w:rPr>
          <w:rFonts w:hAnsi="宋体" w:cs="宋体"/>
          <w:spacing w:val="-2"/>
          <w:kern w:val="2"/>
          <w:szCs w:val="21"/>
          <w:highlight w:val="yellow"/>
        </w:rPr>
      </w:pPr>
      <w:r>
        <w:rPr>
          <w:rFonts w:hAnsi="宋体" w:cs="宋体" w:hint="eastAsia"/>
          <w:spacing w:val="-2"/>
          <w:kern w:val="2"/>
          <w:szCs w:val="21"/>
          <w:highlight w:val="yellow"/>
        </w:rPr>
        <w:t>阀口有杂质、灰尘卡阻，建议检查、清理，按需更换。</w:t>
      </w:r>
    </w:p>
    <w:p w14:paraId="4D528D79" w14:textId="77777777" w:rsidR="005D53A6" w:rsidRDefault="00000000">
      <w:pPr>
        <w:pStyle w:val="a8"/>
        <w:numPr>
          <w:ilvl w:val="0"/>
          <w:numId w:val="28"/>
        </w:numPr>
        <w:rPr>
          <w:rFonts w:hAnsi="宋体" w:cs="宋体"/>
          <w:spacing w:val="-2"/>
          <w:kern w:val="2"/>
          <w:szCs w:val="21"/>
          <w:highlight w:val="yellow"/>
        </w:rPr>
      </w:pPr>
      <w:r>
        <w:rPr>
          <w:rFonts w:hAnsi="宋体" w:cs="宋体" w:hint="eastAsia"/>
          <w:spacing w:val="-2"/>
          <w:kern w:val="2"/>
          <w:szCs w:val="21"/>
          <w:highlight w:val="yellow"/>
        </w:rPr>
        <w:t>阀座密封面老化损坏，建议检查确认，按需更换。</w:t>
      </w:r>
    </w:p>
    <w:p w14:paraId="7D37AA9D" w14:textId="77777777" w:rsidR="005D53A6" w:rsidRDefault="00000000">
      <w:pPr>
        <w:pStyle w:val="a8"/>
        <w:numPr>
          <w:ilvl w:val="0"/>
          <w:numId w:val="28"/>
        </w:numPr>
        <w:rPr>
          <w:rFonts w:hAnsi="宋体" w:cs="宋体"/>
          <w:spacing w:val="-2"/>
          <w:kern w:val="2"/>
          <w:szCs w:val="21"/>
          <w:highlight w:val="yellow"/>
        </w:rPr>
      </w:pPr>
      <w:r>
        <w:rPr>
          <w:rFonts w:hAnsi="宋体" w:cs="宋体" w:hint="eastAsia"/>
          <w:spacing w:val="-2"/>
          <w:kern w:val="2"/>
          <w:szCs w:val="21"/>
          <w:highlight w:val="yellow"/>
        </w:rPr>
        <w:t>阀芯/阀瓣磨损破损，建议检查确认，按需更换。</w:t>
      </w:r>
    </w:p>
    <w:sectPr w:rsidR="005D53A6">
      <w:pgSz w:w="11907" w:h="16839"/>
      <w:pgMar w:top="1418" w:right="1134" w:bottom="1134" w:left="1418" w:header="1418" w:footer="567"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9" w:author="Cooper_Wang" w:date="2026-06-08T09:01:00Z" w:initials="">
    <w:p w14:paraId="43339B13" w14:textId="77777777" w:rsidR="005D53A6" w:rsidRDefault="000B20A1">
      <w:pPr>
        <w:pStyle w:val="afff0"/>
      </w:pPr>
      <w:r>
        <w:rPr>
          <w:rStyle w:val="affffb"/>
        </w:rPr>
        <w:annotationRef/>
      </w:r>
      <w:r w:rsidR="00000000">
        <w:rPr>
          <w:rFonts w:hint="eastAsia"/>
        </w:rPr>
        <w:t>对应王冰老师的答复</w:t>
      </w:r>
      <w:r w:rsidR="00000000">
        <w:rPr>
          <w:rFonts w:hint="eastAsia"/>
        </w:rPr>
        <w:t>4</w:t>
      </w:r>
    </w:p>
  </w:comment>
  <w:comment w:id="110" w:author="Cooper_Wang" w:date="2026-06-08T09:05:00Z" w:initials="">
    <w:p w14:paraId="1603F2C3" w14:textId="77777777" w:rsidR="005D53A6" w:rsidRDefault="000B20A1">
      <w:pPr>
        <w:pStyle w:val="afff0"/>
      </w:pPr>
      <w:r>
        <w:rPr>
          <w:rStyle w:val="affffb"/>
        </w:rPr>
        <w:annotationRef/>
      </w:r>
      <w:r w:rsidR="00000000">
        <w:rPr>
          <w:rFonts w:hint="eastAsia"/>
        </w:rPr>
        <w:t>对应王冰老师的答复</w:t>
      </w:r>
      <w:r w:rsidR="00000000">
        <w:rPr>
          <w:rFonts w:hint="eastAsia"/>
        </w:rPr>
        <w:t>4</w:t>
      </w:r>
    </w:p>
  </w:comment>
  <w:comment w:id="111" w:author="Cooper_Wang" w:date="2026-06-08T09:05:00Z" w:initials="">
    <w:p w14:paraId="623D1238" w14:textId="77777777" w:rsidR="005D53A6" w:rsidRDefault="000B20A1">
      <w:pPr>
        <w:pStyle w:val="afff0"/>
      </w:pPr>
      <w:r>
        <w:rPr>
          <w:rStyle w:val="affffb"/>
        </w:rPr>
        <w:annotationRef/>
      </w:r>
      <w:r w:rsidR="00000000">
        <w:rPr>
          <w:rFonts w:hint="eastAsia"/>
        </w:rPr>
        <w:t>对应王冰老师的答复</w:t>
      </w:r>
      <w:r w:rsidR="00000000">
        <w:rPr>
          <w:rFonts w:hint="eastAsia"/>
        </w:rPr>
        <w:t>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339B13" w15:done="0"/>
  <w15:commentEx w15:paraId="1603F2C3" w15:done="0"/>
  <w15:commentEx w15:paraId="623D12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339B13" w16cid:durableId="43339B13"/>
  <w16cid:commentId w16cid:paraId="1603F2C3" w16cid:durableId="1603F2C3"/>
  <w16cid:commentId w16cid:paraId="623D1238" w16cid:durableId="623D12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3FC1" w14:textId="77777777" w:rsidR="0069689B" w:rsidRDefault="0069689B">
      <w:r>
        <w:separator/>
      </w:r>
    </w:p>
  </w:endnote>
  <w:endnote w:type="continuationSeparator" w:id="0">
    <w:p w14:paraId="67A5F13E" w14:textId="77777777" w:rsidR="0069689B" w:rsidRDefault="00696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仿宋_GB2312">
    <w:altName w:val="仿宋"/>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等线">
    <w:altName w:val="DengXian"/>
    <w:panose1 w:val="02010600030101010101"/>
    <w:charset w:val="86"/>
    <w:family w:val="auto"/>
    <w:pitch w:val="variable"/>
    <w:sig w:usb0="A00002BF" w:usb1="38CF7CFA" w:usb2="00000016" w:usb3="00000000" w:csb0="0004000F" w:csb1="00000000"/>
  </w:font>
  <w:font w:name="SimSun,Bold">
    <w:altName w:val="宋体"/>
    <w:charset w:val="86"/>
    <w:family w:val="auto"/>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60B7" w14:textId="77777777" w:rsidR="005D53A6" w:rsidRDefault="00000000">
    <w:pPr>
      <w:pStyle w:val="afffc"/>
      <w:framePr w:wrap="around" w:vAnchor="text" w:hAnchor="margin" w:xAlign="right" w:y="1"/>
      <w:rPr>
        <w:rStyle w:val="affff8"/>
      </w:rPr>
    </w:pPr>
    <w:r>
      <w:fldChar w:fldCharType="begin"/>
    </w:r>
    <w:r>
      <w:rPr>
        <w:rStyle w:val="affff8"/>
      </w:rPr>
      <w:instrText xml:space="preserve">PAGE  </w:instrText>
    </w:r>
    <w:r>
      <w:fldChar w:fldCharType="separate"/>
    </w:r>
    <w:r>
      <w:rPr>
        <w:rStyle w:val="affff8"/>
      </w:rPr>
      <w:t>VIII</w:t>
    </w:r>
    <w:r>
      <w:fldChar w:fldCharType="end"/>
    </w:r>
  </w:p>
  <w:p w14:paraId="0F282B6B" w14:textId="77777777" w:rsidR="005D53A6" w:rsidRDefault="005D53A6">
    <w:pPr>
      <w:pStyle w:val="af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4DD2" w14:textId="77777777" w:rsidR="005D53A6" w:rsidRDefault="00000000">
    <w:pPr>
      <w:pStyle w:val="afffffff8"/>
      <w:rPr>
        <w:rStyle w:val="affff8"/>
      </w:rPr>
    </w:pPr>
    <w:r>
      <w:fldChar w:fldCharType="begin"/>
    </w:r>
    <w:r>
      <w:rPr>
        <w:rStyle w:val="affff8"/>
      </w:rPr>
      <w:instrText xml:space="preserve">PAGE  </w:instrText>
    </w:r>
    <w:r>
      <w:fldChar w:fldCharType="separate"/>
    </w:r>
    <w:r>
      <w:rPr>
        <w:rStyle w:val="affff8"/>
      </w:rP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A2BA" w14:textId="77777777" w:rsidR="005D53A6" w:rsidRDefault="005D53A6">
    <w:pPr>
      <w:pStyle w:val="afffff4"/>
      <w:rPr>
        <w:rStyle w:val="affff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2CA1" w14:textId="77777777" w:rsidR="005D53A6" w:rsidRDefault="005D53A6">
    <w:pPr>
      <w:pStyle w:val="afffffff8"/>
      <w:jc w:val="left"/>
      <w:rPr>
        <w:rStyle w:val="affff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AF9" w14:textId="77777777" w:rsidR="005D53A6" w:rsidRDefault="00000000">
    <w:pPr>
      <w:pStyle w:val="afffff4"/>
      <w:rPr>
        <w:rStyle w:val="affff8"/>
      </w:rPr>
    </w:pPr>
    <w:r>
      <w:rPr>
        <w:noProof/>
      </w:rPr>
      <mc:AlternateContent>
        <mc:Choice Requires="wps">
          <w:drawing>
            <wp:anchor distT="0" distB="0" distL="114300" distR="114300" simplePos="0" relativeHeight="251668480" behindDoc="0" locked="0" layoutInCell="1" allowOverlap="1" wp14:anchorId="226450E8" wp14:editId="7D808D13">
              <wp:simplePos x="0" y="0"/>
              <wp:positionH relativeFrom="margin">
                <wp:align>inside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384EC61" w14:textId="77777777" w:rsidR="005D53A6" w:rsidRDefault="00000000">
                          <w:pPr>
                            <w:pStyle w:val="afffc"/>
                          </w:pPr>
                          <w:r>
                            <w:rPr>
                              <w:rFonts w:hint="eastAsia"/>
                            </w:rPr>
                            <w:fldChar w:fldCharType="begin"/>
                          </w:r>
                          <w: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6450E8" id="_x0000_t202" coordsize="21600,21600" o:spt="202" path="m,l,21600r21600,l21600,xe">
              <v:stroke joinstyle="miter"/>
              <v:path gradientshapeok="t" o:connecttype="rect"/>
            </v:shapetype>
            <v:shape id="文本框 19" o:spid="_x0000_s1034" type="#_x0000_t202" style="position:absolute;margin-left:0;margin-top:0;width:2in;height:2in;z-index:251668480;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3384EC61" w14:textId="77777777" w:rsidR="005D53A6" w:rsidRDefault="00000000">
                    <w:pPr>
                      <w:pStyle w:val="afffc"/>
                    </w:pPr>
                    <w:r>
                      <w:rPr>
                        <w:rFonts w:hint="eastAsia"/>
                      </w:rPr>
                      <w:fldChar w:fldCharType="begin"/>
                    </w:r>
                    <w:r>
                      <w:instrText xml:space="preserve"> PAGE  \* MERGEFORMAT </w:instrText>
                    </w:r>
                    <w:r>
                      <w:rPr>
                        <w:rFonts w:hint="eastAsia"/>
                      </w:rPr>
                      <w:fldChar w:fldCharType="separate"/>
                    </w:r>
                    <w:r>
                      <w:rPr>
                        <w:rFonts w:hint="eastAsia"/>
                      </w:rPr>
                      <w:t>I</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13BE" w14:textId="77777777" w:rsidR="005D53A6" w:rsidRDefault="00000000">
    <w:pPr>
      <w:pStyle w:val="afffffff8"/>
      <w:rPr>
        <w:rStyle w:val="affff8"/>
      </w:rPr>
    </w:pPr>
    <w:r>
      <w:rPr>
        <w:noProof/>
      </w:rPr>
      <mc:AlternateContent>
        <mc:Choice Requires="wps">
          <w:drawing>
            <wp:anchor distT="0" distB="0" distL="114300" distR="114300" simplePos="0" relativeHeight="251667456" behindDoc="0" locked="0" layoutInCell="1" allowOverlap="1" wp14:anchorId="47B105F7" wp14:editId="6D3EBC81">
              <wp:simplePos x="0" y="0"/>
              <wp:positionH relativeFrom="margin">
                <wp:align>inside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19EB26A" w14:textId="77777777" w:rsidR="005D53A6" w:rsidRDefault="00000000">
                          <w:pPr>
                            <w:pStyle w:val="afff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B105F7" id="_x0000_t202" coordsize="21600,21600" o:spt="202" path="m,l,21600r21600,l21600,xe">
              <v:stroke joinstyle="miter"/>
              <v:path gradientshapeok="t" o:connecttype="rect"/>
            </v:shapetype>
            <v:shape id="文本框 18" o:spid="_x0000_s1035" type="#_x0000_t202" style="position:absolute;left:0;text-align:left;margin-left:0;margin-top:0;width:2in;height:2in;z-index:251667456;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419EB26A" w14:textId="77777777" w:rsidR="005D53A6" w:rsidRDefault="00000000">
                    <w:pPr>
                      <w:pStyle w:val="afffc"/>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E51A" w14:textId="77777777" w:rsidR="005D53A6" w:rsidRDefault="00000000">
    <w:pPr>
      <w:pStyle w:val="afffff4"/>
      <w:jc w:val="right"/>
      <w:rPr>
        <w:rStyle w:val="affff8"/>
      </w:rPr>
    </w:pPr>
    <w:r>
      <w:rPr>
        <w:noProof/>
      </w:rPr>
      <mc:AlternateContent>
        <mc:Choice Requires="wps">
          <w:drawing>
            <wp:anchor distT="0" distB="0" distL="114300" distR="114300" simplePos="0" relativeHeight="251666432" behindDoc="0" locked="0" layoutInCell="1" allowOverlap="1" wp14:anchorId="1AD290A9" wp14:editId="1B04572C">
              <wp:simplePos x="0" y="0"/>
              <wp:positionH relativeFrom="margin">
                <wp:align>inside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BD89EA6" w14:textId="77777777" w:rsidR="005D53A6" w:rsidRDefault="00000000">
                          <w:pPr>
                            <w:pStyle w:val="afffff4"/>
                            <w:jc w:val="right"/>
                          </w:pPr>
                          <w:r>
                            <w:fldChar w:fldCharType="begin"/>
                          </w:r>
                          <w:r>
                            <w:rPr>
                              <w:rStyle w:val="affff8"/>
                            </w:rPr>
                            <w:instrText xml:space="preserve">PAGE  </w:instrText>
                          </w:r>
                          <w:r>
                            <w:fldChar w:fldCharType="separate"/>
                          </w:r>
                          <w:r>
                            <w:rPr>
                              <w:rStyle w:val="affff8"/>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D290A9" id="_x0000_t202" coordsize="21600,21600" o:spt="202" path="m,l,21600r21600,l21600,xe">
              <v:stroke joinstyle="miter"/>
              <v:path gradientshapeok="t" o:connecttype="rect"/>
            </v:shapetype>
            <v:shape id="文本框 15" o:spid="_x0000_s1036" type="#_x0000_t202" style="position:absolute;left:0;text-align:left;margin-left:0;margin-top:0;width:2in;height:2in;z-index:251666432;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BD89EA6" w14:textId="77777777" w:rsidR="005D53A6" w:rsidRDefault="00000000">
                    <w:pPr>
                      <w:pStyle w:val="afffff4"/>
                      <w:jc w:val="right"/>
                    </w:pPr>
                    <w:r>
                      <w:fldChar w:fldCharType="begin"/>
                    </w:r>
                    <w:r>
                      <w:rPr>
                        <w:rStyle w:val="affff8"/>
                      </w:rPr>
                      <w:instrText xml:space="preserve">PAGE  </w:instrText>
                    </w:r>
                    <w:r>
                      <w:fldChar w:fldCharType="separate"/>
                    </w:r>
                    <w:r>
                      <w:rPr>
                        <w:rStyle w:val="affff8"/>
                      </w:rPr>
                      <w:t>6</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905050"/>
    </w:sdtPr>
    <w:sdtContent>
      <w:p w14:paraId="0E6EA059" w14:textId="77777777" w:rsidR="005D53A6" w:rsidRDefault="00000000">
        <w:pPr>
          <w:pStyle w:val="afffc"/>
        </w:pPr>
        <w:r>
          <w:fldChar w:fldCharType="begin"/>
        </w:r>
        <w:r>
          <w:instrText>PAGE   \* MERGEFORMAT</w:instrText>
        </w:r>
        <w:r>
          <w:fldChar w:fldCharType="separate"/>
        </w:r>
        <w:r>
          <w:rPr>
            <w:lang w:val="zh-CN"/>
          </w:rPr>
          <w:t>5</w:t>
        </w:r>
        <w:r>
          <w:rPr>
            <w:lang w:val="zh-CN"/>
          </w:rPr>
          <w:fldChar w:fldCharType="end"/>
        </w:r>
      </w:p>
    </w:sdtContent>
  </w:sdt>
  <w:p w14:paraId="450A301A" w14:textId="77777777" w:rsidR="005D53A6" w:rsidRDefault="005D53A6">
    <w:pPr>
      <w:pStyle w:val="afffffff8"/>
      <w:jc w:val="left"/>
      <w:rPr>
        <w:rStyle w:val="affff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5998" w14:textId="77777777" w:rsidR="0069689B" w:rsidRDefault="0069689B">
      <w:r>
        <w:separator/>
      </w:r>
    </w:p>
  </w:footnote>
  <w:footnote w:type="continuationSeparator" w:id="0">
    <w:p w14:paraId="736F6F10" w14:textId="77777777" w:rsidR="0069689B" w:rsidRDefault="00696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DA63" w14:textId="77777777" w:rsidR="005D53A6" w:rsidRDefault="00000000">
    <w:pPr>
      <w:pStyle w:val="afffffff0"/>
      <w:tabs>
        <w:tab w:val="clear" w:pos="4154"/>
        <w:tab w:val="clear" w:pos="8306"/>
      </w:tabs>
      <w:spacing w:after="0"/>
      <w:ind w:firstLineChars="3600" w:firstLine="7560"/>
      <w:jc w:val="right"/>
    </w:pPr>
    <w:r>
      <w:t>Q/</w:t>
    </w:r>
    <w:r>
      <w:rPr>
        <w:rFonts w:hint="eastAsia"/>
      </w:rPr>
      <w:t>JK</w:t>
    </w:r>
    <w:r>
      <w:t xml:space="preserve"> 0</w:t>
    </w:r>
    <w:r>
      <w:rPr>
        <w:rFonts w:hint="eastAsia"/>
      </w:rPr>
      <w:t>12</w:t>
    </w:r>
    <w:r>
      <w:t>—20</w:t>
    </w:r>
    <w:r>
      <w:rPr>
        <w:rFonts w:hint="eastAsia"/>
      </w:rPr>
      <w:t xml:space="preserve">17 </w:t>
    </w:r>
    <w:r>
      <w:rPr>
        <w:noProof/>
      </w:rPr>
      <mc:AlternateContent>
        <mc:Choice Requires="wps">
          <w:drawing>
            <wp:anchor distT="0" distB="0" distL="114300" distR="114300" simplePos="0" relativeHeight="251663360" behindDoc="0" locked="0" layoutInCell="1" allowOverlap="1" wp14:anchorId="1A8EDA34" wp14:editId="7555C951">
              <wp:simplePos x="0" y="0"/>
              <wp:positionH relativeFrom="column">
                <wp:posOffset>13970</wp:posOffset>
              </wp:positionH>
              <wp:positionV relativeFrom="paragraph">
                <wp:posOffset>150495</wp:posOffset>
              </wp:positionV>
              <wp:extent cx="5975985" cy="0"/>
              <wp:effectExtent l="0" t="4445" r="0" b="5080"/>
              <wp:wrapNone/>
              <wp:docPr id="2" name="自选图形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w:pict>
            <v:shape id="自选图形 1026" o:spid="_x0000_s1026" o:spt="32" type="#_x0000_t32" style="position:absolute;left:0pt;margin-left:1.1pt;margin-top:11.85pt;height:0pt;width:470.55pt;z-index:251663360;mso-width-relative:page;mso-height-relative:page;" filled="f" stroked="t" coordsize="21600,21600" o:gfxdata="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TeM8J1QAAAAcBAAAPAAAAAAAAAAEAIAAAACIAAABkcnMvZG93bnJldi54bWxQSwECFAAU&#10;AAAACACHTuJAb13fq/QBAADGAwAADgAAAAAAAAABACAAAAAkAQAAZHJzL2Uyb0RvYy54bWxQSwUG&#10;AAAAAAYABgBZAQAAigUAAAAA&#10;">
              <v:fill on="f" focussize="0,0"/>
              <v:stroke color="#000000"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8E9D" w14:textId="77777777" w:rsidR="005D53A6" w:rsidRDefault="00000000">
    <w:pPr>
      <w:pStyle w:val="afffff2"/>
      <w:ind w:right="420" w:firstLineChars="3450" w:firstLine="7245"/>
    </w:pPr>
    <w:r>
      <w:rPr>
        <w:noProof/>
      </w:rPr>
      <mc:AlternateContent>
        <mc:Choice Requires="wps">
          <w:drawing>
            <wp:anchor distT="0" distB="0" distL="114300" distR="114300" simplePos="0" relativeHeight="251664384" behindDoc="0" locked="0" layoutInCell="1" allowOverlap="1" wp14:anchorId="77190CC0" wp14:editId="170B2A59">
              <wp:simplePos x="0" y="0"/>
              <wp:positionH relativeFrom="column">
                <wp:posOffset>13970</wp:posOffset>
              </wp:positionH>
              <wp:positionV relativeFrom="paragraph">
                <wp:posOffset>199390</wp:posOffset>
              </wp:positionV>
              <wp:extent cx="5975985" cy="0"/>
              <wp:effectExtent l="0" t="4445" r="0" b="5080"/>
              <wp:wrapNone/>
              <wp:docPr id="1" name="自选图形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w:pict>
            <v:shape id="自选图形 1" o:spid="_x0000_s1026" o:spt="32" type="#_x0000_t32" style="position:absolute;left:0pt;margin-left:1.1pt;margin-top:15.7pt;height:0pt;width:470.55pt;z-index:251664384;mso-width-relative:page;mso-height-relative:page;" filled="f" stroked="t" coordsize="21600,21600" o:gfxdata="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LpXTM1QAAAAcBAAAPAAAAAAAAAAEAIAAAACIAAABkcnMvZG93bnJldi54bWxQSwECFAAUAAAA&#10;CACHTuJARcDsDvEBAADDAwAADgAAAAAAAAABACAAAAAkAQAAZHJzL2Uyb0RvYy54bWxQSwUGAAAA&#10;AAYABgBZAQAAhwUAAAAA&#10;">
              <v:fill on="f" focussize="0,0"/>
              <v:stroke color="#000000" joinstyle="round"/>
              <v:imagedata o:title=""/>
              <o:lock v:ext="edit" aspectratio="f"/>
            </v:shape>
          </w:pict>
        </mc:Fallback>
      </mc:AlternateContent>
    </w:r>
    <w:r>
      <w:rPr>
        <w:rFonts w:hint="eastAsia"/>
      </w:rPr>
      <w:t xml:space="preserve">  </w:t>
    </w:r>
    <w:r>
      <w:t>Q/</w:t>
    </w:r>
    <w:r>
      <w:rPr>
        <w:rFonts w:hint="eastAsia"/>
      </w:rPr>
      <w:t>JK</w:t>
    </w:r>
    <w:r>
      <w:t xml:space="preserve"> 0</w:t>
    </w:r>
    <w:r>
      <w:rPr>
        <w:rFonts w:hint="eastAsia"/>
      </w:rPr>
      <w:t>12</w:t>
    </w:r>
    <w:r>
      <w:t>—20</w:t>
    </w:r>
    <w:r>
      <w:rPr>
        <w:rFonts w:hint="eastAsia"/>
      </w:rPr>
      <w:t xml:space="preserve">17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CABD" w14:textId="77777777" w:rsidR="005D53A6" w:rsidRDefault="00000000">
    <w:pPr>
      <w:pStyle w:val="afffff9"/>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F81F" w14:textId="77777777" w:rsidR="005D53A6" w:rsidRDefault="00000000">
    <w:pPr>
      <w:pStyle w:val="afffff2"/>
    </w:pPr>
    <w:r>
      <w:rPr>
        <w:rFonts w:hint="eastAsia"/>
      </w:rPr>
      <w:t>T/CGAS XXX-202X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CD16" w14:textId="77777777" w:rsidR="005D53A6" w:rsidRDefault="00000000">
    <w:pPr>
      <w:pStyle w:val="afffff2"/>
    </w:pPr>
    <w:r>
      <w:rPr>
        <w:rFonts w:hint="eastAsia"/>
      </w:rPr>
      <w:t>T/CGAS XXX-202X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77DD4C"/>
    <w:multiLevelType w:val="singleLevel"/>
    <w:tmpl w:val="9A77DD4C"/>
    <w:lvl w:ilvl="0">
      <w:start w:val="1"/>
      <w:numFmt w:val="lowerLetter"/>
      <w:suff w:val="space"/>
      <w:lvlText w:val="%1)"/>
      <w:lvlJc w:val="left"/>
    </w:lvl>
  </w:abstractNum>
  <w:abstractNum w:abstractNumId="1" w15:restartNumberingAfterBreak="0">
    <w:nsid w:val="D3B08377"/>
    <w:multiLevelType w:val="singleLevel"/>
    <w:tmpl w:val="D3B08377"/>
    <w:lvl w:ilvl="0">
      <w:start w:val="1"/>
      <w:numFmt w:val="lowerLetter"/>
      <w:suff w:val="space"/>
      <w:lvlText w:val="%1)"/>
      <w:lvlJc w:val="left"/>
    </w:lvl>
  </w:abstractNum>
  <w:abstractNum w:abstractNumId="2" w15:restartNumberingAfterBreak="0">
    <w:nsid w:val="093C6778"/>
    <w:multiLevelType w:val="multilevel"/>
    <w:tmpl w:val="093C6778"/>
    <w:lvl w:ilvl="0">
      <w:start w:val="1"/>
      <w:numFmt w:val="decimal"/>
      <w:pStyle w:val="a"/>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AE367E9"/>
    <w:multiLevelType w:val="multilevel"/>
    <w:tmpl w:val="0AE367E9"/>
    <w:lvl w:ilvl="0">
      <w:start w:val="1"/>
      <w:numFmt w:val="none"/>
      <w:pStyle w:val="a0"/>
      <w:lvlText w:val="%1示例"/>
      <w:lvlJc w:val="left"/>
      <w:pPr>
        <w:tabs>
          <w:tab w:val="left" w:pos="1120"/>
        </w:tabs>
        <w:ind w:left="0" w:firstLine="400"/>
      </w:pPr>
      <w:rPr>
        <w:rFonts w:ascii="宋体" w:eastAsia="宋体" w:hint="eastAsia"/>
        <w:b w:val="0"/>
        <w:i w:val="0"/>
        <w:sz w:val="18"/>
      </w:rPr>
    </w:lvl>
    <w:lvl w:ilvl="1">
      <w:start w:val="1"/>
      <w:numFmt w:val="lowerLetter"/>
      <w:pStyle w:val="a1"/>
      <w:lvlText w:val="%2)"/>
      <w:lvlJc w:val="left"/>
      <w:pPr>
        <w:tabs>
          <w:tab w:val="left" w:pos="840"/>
        </w:tabs>
        <w:ind w:left="840" w:hanging="420"/>
      </w:pPr>
    </w:lvl>
    <w:lvl w:ilvl="2">
      <w:start w:val="1"/>
      <w:numFmt w:val="lowerRoman"/>
      <w:pStyle w:val="a2"/>
      <w:lvlText w:val="%3."/>
      <w:lvlJc w:val="right"/>
      <w:pPr>
        <w:tabs>
          <w:tab w:val="left" w:pos="1260"/>
        </w:tabs>
        <w:ind w:left="1260" w:hanging="420"/>
      </w:pPr>
    </w:lvl>
    <w:lvl w:ilvl="3">
      <w:start w:val="1"/>
      <w:numFmt w:val="decimal"/>
      <w:pStyle w:val="a3"/>
      <w:lvlText w:val="%4."/>
      <w:lvlJc w:val="left"/>
      <w:pPr>
        <w:tabs>
          <w:tab w:val="left" w:pos="1680"/>
        </w:tabs>
        <w:ind w:left="1680" w:hanging="420"/>
      </w:pPr>
    </w:lvl>
    <w:lvl w:ilvl="4">
      <w:start w:val="1"/>
      <w:numFmt w:val="lowerLetter"/>
      <w:pStyle w:val="a4"/>
      <w:lvlText w:val="%5)"/>
      <w:lvlJc w:val="left"/>
      <w:pPr>
        <w:tabs>
          <w:tab w:val="left" w:pos="2100"/>
        </w:tabs>
        <w:ind w:left="2100" w:hanging="420"/>
      </w:pPr>
    </w:lvl>
    <w:lvl w:ilvl="5">
      <w:start w:val="1"/>
      <w:numFmt w:val="lowerRoman"/>
      <w:pStyle w:val="a5"/>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DE2B46"/>
    <w:multiLevelType w:val="multilevel"/>
    <w:tmpl w:val="0DDE2B46"/>
    <w:lvl w:ilvl="0">
      <w:start w:val="1"/>
      <w:numFmt w:val="lowerLetter"/>
      <w:pStyle w:val="a6"/>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5" w15:restartNumberingAfterBreak="0">
    <w:nsid w:val="12876344"/>
    <w:multiLevelType w:val="singleLevel"/>
    <w:tmpl w:val="12876344"/>
    <w:lvl w:ilvl="0">
      <w:start w:val="1"/>
      <w:numFmt w:val="lowerLetter"/>
      <w:suff w:val="space"/>
      <w:lvlText w:val="%1)"/>
      <w:lvlJc w:val="left"/>
    </w:lvl>
  </w:abstractNum>
  <w:abstractNum w:abstractNumId="6" w15:restartNumberingAfterBreak="0">
    <w:nsid w:val="17F5F7C3"/>
    <w:multiLevelType w:val="singleLevel"/>
    <w:tmpl w:val="17F5F7C3"/>
    <w:lvl w:ilvl="0">
      <w:start w:val="1"/>
      <w:numFmt w:val="lowerLetter"/>
      <w:suff w:val="space"/>
      <w:lvlText w:val="%1)"/>
      <w:lvlJc w:val="left"/>
    </w:lvl>
  </w:abstractNum>
  <w:abstractNum w:abstractNumId="7" w15:restartNumberingAfterBreak="0">
    <w:nsid w:val="1D4D1F64"/>
    <w:multiLevelType w:val="singleLevel"/>
    <w:tmpl w:val="1D4D1F64"/>
    <w:lvl w:ilvl="0">
      <w:start w:val="1"/>
      <w:numFmt w:val="lowerLetter"/>
      <w:suff w:val="space"/>
      <w:lvlText w:val="%1)"/>
      <w:lvlJc w:val="left"/>
    </w:lvl>
  </w:abstractNum>
  <w:abstractNum w:abstractNumId="8" w15:restartNumberingAfterBreak="0">
    <w:nsid w:val="1DBF583A"/>
    <w:multiLevelType w:val="multilevel"/>
    <w:tmpl w:val="1DBF583A"/>
    <w:lvl w:ilvl="0">
      <w:start w:val="1"/>
      <w:numFmt w:val="decimal"/>
      <w:pStyle w:val="a7"/>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9" w15:restartNumberingAfterBreak="0">
    <w:nsid w:val="245DC2B9"/>
    <w:multiLevelType w:val="singleLevel"/>
    <w:tmpl w:val="245DC2B9"/>
    <w:lvl w:ilvl="0">
      <w:start w:val="1"/>
      <w:numFmt w:val="lowerLetter"/>
      <w:suff w:val="space"/>
      <w:lvlText w:val="%1)"/>
      <w:lvlJc w:val="left"/>
    </w:lvl>
  </w:abstractNum>
  <w:abstractNum w:abstractNumId="10" w15:restartNumberingAfterBreak="0">
    <w:nsid w:val="3008C49A"/>
    <w:multiLevelType w:val="singleLevel"/>
    <w:tmpl w:val="3008C49A"/>
    <w:lvl w:ilvl="0">
      <w:start w:val="2"/>
      <w:numFmt w:val="decimal"/>
      <w:suff w:val="nothing"/>
      <w:lvlText w:val="%1、"/>
      <w:lvlJc w:val="left"/>
    </w:lvl>
  </w:abstractNum>
  <w:abstractNum w:abstractNumId="11" w15:restartNumberingAfterBreak="0">
    <w:nsid w:val="44C50F90"/>
    <w:multiLevelType w:val="multilevel"/>
    <w:tmpl w:val="44C50F90"/>
    <w:lvl w:ilvl="0">
      <w:start w:val="1"/>
      <w:numFmt w:val="lowerLetter"/>
      <w:pStyle w:val="a8"/>
      <w:lvlText w:val="%1)"/>
      <w:lvlJc w:val="left"/>
      <w:pPr>
        <w:tabs>
          <w:tab w:val="left" w:pos="851"/>
        </w:tabs>
        <w:ind w:left="851" w:hanging="426"/>
      </w:pPr>
      <w:rPr>
        <w:rFonts w:ascii="Times New Roman" w:eastAsia="宋体" w:hAnsi="Times New Roman" w:cs="Times New Roman" w:hint="default"/>
        <w:sz w:val="21"/>
      </w:rPr>
    </w:lvl>
    <w:lvl w:ilvl="1">
      <w:start w:val="1"/>
      <w:numFmt w:val="decimal"/>
      <w:pStyle w:val="a9"/>
      <w:lvlText w:val="%2)"/>
      <w:lvlJc w:val="left"/>
      <w:pPr>
        <w:tabs>
          <w:tab w:val="left" w:pos="1276"/>
        </w:tabs>
        <w:ind w:left="1276" w:hanging="425"/>
      </w:pPr>
      <w:rPr>
        <w:rFonts w:ascii="Times New Roman" w:eastAsia="宋体" w:hAnsi="Times New Roman" w:cs="Times New Roman" w:hint="default"/>
        <w:sz w:val="21"/>
      </w:rPr>
    </w:lvl>
    <w:lvl w:ilvl="2">
      <w:start w:val="1"/>
      <w:numFmt w:val="decimal"/>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2" w15:restartNumberingAfterBreak="0">
    <w:nsid w:val="46806F7D"/>
    <w:multiLevelType w:val="multilevel"/>
    <w:tmpl w:val="46806F7D"/>
    <w:lvl w:ilvl="0">
      <w:start w:val="1"/>
      <w:numFmt w:val="none"/>
      <w:pStyle w:val="aa"/>
      <w:lvlText w:val="图"/>
      <w:lvlJc w:val="left"/>
      <w:pPr>
        <w:tabs>
          <w:tab w:val="left" w:pos="360"/>
        </w:tabs>
        <w:ind w:left="0" w:firstLine="0"/>
      </w:pPr>
      <w:rPr>
        <w:rFonts w:ascii="黑体" w:eastAsia="黑体"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46D22D8F"/>
    <w:multiLevelType w:val="multilevel"/>
    <w:tmpl w:val="46D22D8F"/>
    <w:lvl w:ilvl="0">
      <w:start w:val="1"/>
      <w:numFmt w:val="none"/>
      <w:pStyle w:val="ab"/>
      <w:lvlText w:val="%1◆　"/>
      <w:lvlJc w:val="left"/>
      <w:pPr>
        <w:tabs>
          <w:tab w:val="left" w:pos="960"/>
        </w:tabs>
        <w:ind w:left="917" w:hanging="317"/>
      </w:pPr>
      <w:rPr>
        <w:rFonts w:ascii="宋体" w:eastAsia="宋体" w:hAnsi="Times New Roman" w:hint="eastAsia"/>
        <w:b w:val="0"/>
        <w:i w:val="0"/>
        <w:position w:val="4"/>
        <w:sz w:val="1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496E4D7B"/>
    <w:multiLevelType w:val="multilevel"/>
    <w:tmpl w:val="496E4D7B"/>
    <w:lvl w:ilvl="0">
      <w:start w:val="1"/>
      <w:numFmt w:val="none"/>
      <w:pStyle w:val="ac"/>
      <w:lvlText w:val="%1注"/>
      <w:lvlJc w:val="left"/>
      <w:pPr>
        <w:tabs>
          <w:tab w:val="left" w:pos="900"/>
        </w:tabs>
        <w:ind w:left="900" w:hanging="50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4B733A5F"/>
    <w:multiLevelType w:val="multilevel"/>
    <w:tmpl w:val="4B733A5F"/>
    <w:lvl w:ilvl="0">
      <w:start w:val="1"/>
      <w:numFmt w:val="decimal"/>
      <w:pStyle w:val="ad"/>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6" w15:restartNumberingAfterBreak="0">
    <w:nsid w:val="4F0D3A00"/>
    <w:multiLevelType w:val="singleLevel"/>
    <w:tmpl w:val="4F0D3A00"/>
    <w:lvl w:ilvl="0">
      <w:start w:val="1"/>
      <w:numFmt w:val="lowerLetter"/>
      <w:suff w:val="space"/>
      <w:lvlText w:val="%1)"/>
      <w:lvlJc w:val="left"/>
    </w:lvl>
  </w:abstractNum>
  <w:abstractNum w:abstractNumId="17" w15:restartNumberingAfterBreak="0">
    <w:nsid w:val="4F302902"/>
    <w:multiLevelType w:val="multilevel"/>
    <w:tmpl w:val="4F302902"/>
    <w:lvl w:ilvl="0">
      <w:start w:val="1"/>
      <w:numFmt w:val="none"/>
      <w:pStyle w:val="ae"/>
      <w:lvlText w:val="表"/>
      <w:lvlJc w:val="left"/>
      <w:pPr>
        <w:tabs>
          <w:tab w:val="left" w:pos="360"/>
        </w:tabs>
        <w:ind w:left="0" w:firstLine="0"/>
      </w:pPr>
      <w:rPr>
        <w:rFonts w:ascii="黑体" w:eastAsia="黑体" w:hint="eastAsia"/>
        <w:b w:val="0"/>
        <w:i w:val="0"/>
        <w:sz w:val="21"/>
      </w:rPr>
    </w:lvl>
    <w:lvl w:ilvl="1">
      <w:start w:val="1"/>
      <w:numFmt w:val="lowerLetter"/>
      <w:lvlText w:val="%2)"/>
      <w:lvlJc w:val="left"/>
      <w:pPr>
        <w:tabs>
          <w:tab w:val="left" w:pos="840"/>
        </w:tabs>
        <w:ind w:left="840" w:hanging="420"/>
      </w:pPr>
    </w:lvl>
    <w:lvl w:ilvl="2">
      <w:start w:val="1"/>
      <w:numFmt w:val="lowerRoman"/>
      <w:pStyle w:val="af"/>
      <w:lvlText w:val="%3."/>
      <w:lvlJc w:val="right"/>
      <w:pPr>
        <w:tabs>
          <w:tab w:val="left" w:pos="1260"/>
        </w:tabs>
        <w:ind w:left="1260" w:hanging="420"/>
      </w:pPr>
    </w:lvl>
    <w:lvl w:ilvl="3">
      <w:start w:val="1"/>
      <w:numFmt w:val="decimal"/>
      <w:pStyle w:val="af0"/>
      <w:lvlText w:val="%4."/>
      <w:lvlJc w:val="left"/>
      <w:pPr>
        <w:tabs>
          <w:tab w:val="left" w:pos="1680"/>
        </w:tabs>
        <w:ind w:left="1680" w:hanging="420"/>
      </w:pPr>
    </w:lvl>
    <w:lvl w:ilvl="4">
      <w:start w:val="1"/>
      <w:numFmt w:val="lowerLetter"/>
      <w:pStyle w:val="af1"/>
      <w:lvlText w:val="%5)"/>
      <w:lvlJc w:val="left"/>
      <w:pPr>
        <w:tabs>
          <w:tab w:val="left" w:pos="2100"/>
        </w:tabs>
        <w:ind w:left="2100" w:hanging="420"/>
      </w:pPr>
    </w:lvl>
    <w:lvl w:ilvl="5">
      <w:start w:val="1"/>
      <w:numFmt w:val="lowerRoman"/>
      <w:pStyle w:val="af2"/>
      <w:lvlText w:val="%6."/>
      <w:lvlJc w:val="right"/>
      <w:pPr>
        <w:tabs>
          <w:tab w:val="left" w:pos="2520"/>
        </w:tabs>
        <w:ind w:left="2520" w:hanging="420"/>
      </w:pPr>
    </w:lvl>
    <w:lvl w:ilvl="6">
      <w:start w:val="1"/>
      <w:numFmt w:val="decimal"/>
      <w:pStyle w:val="af3"/>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557C2AF5"/>
    <w:multiLevelType w:val="multilevel"/>
    <w:tmpl w:val="557C2AF5"/>
    <w:lvl w:ilvl="0">
      <w:start w:val="1"/>
      <w:numFmt w:val="decimal"/>
      <w:pStyle w:val="af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9" w15:restartNumberingAfterBreak="0">
    <w:nsid w:val="6350366A"/>
    <w:multiLevelType w:val="multilevel"/>
    <w:tmpl w:val="6350366A"/>
    <w:lvl w:ilvl="0">
      <w:start w:val="1"/>
      <w:numFmt w:val="none"/>
      <w:pStyle w:val="af5"/>
      <w:lvlText w:val="%1●　"/>
      <w:lvlJc w:val="left"/>
      <w:pPr>
        <w:tabs>
          <w:tab w:val="left" w:pos="760"/>
        </w:tabs>
        <w:ind w:left="717" w:hanging="317"/>
      </w:pPr>
      <w:rPr>
        <w:rFonts w:ascii="宋体" w:eastAsia="宋体" w:hAnsi="Times New Roman" w:hint="eastAsia"/>
        <w:b w:val="0"/>
        <w:i w:val="0"/>
        <w:position w:val="4"/>
        <w:sz w:val="13"/>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46260FA"/>
    <w:multiLevelType w:val="multilevel"/>
    <w:tmpl w:val="646260FA"/>
    <w:lvl w:ilvl="0">
      <w:start w:val="1"/>
      <w:numFmt w:val="decimal"/>
      <w:pStyle w:val="af6"/>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1" w15:restartNumberingAfterBreak="0">
    <w:nsid w:val="657D3FBC"/>
    <w:multiLevelType w:val="multilevel"/>
    <w:tmpl w:val="657D3FBC"/>
    <w:lvl w:ilvl="0">
      <w:start w:val="1"/>
      <w:numFmt w:val="upperLetter"/>
      <w:pStyle w:val="af7"/>
      <w:suff w:val="nothing"/>
      <w:lvlText w:val="附　录　%1"/>
      <w:lvlJc w:val="left"/>
      <w:pPr>
        <w:ind w:left="0" w:firstLine="0"/>
      </w:pPr>
      <w:rPr>
        <w:rFonts w:ascii="黑体" w:eastAsia="黑体" w:hAnsi="Times New Roman" w:hint="eastAsia"/>
        <w:b w:val="0"/>
        <w:i w:val="0"/>
        <w:sz w:val="21"/>
      </w:rPr>
    </w:lvl>
    <w:lvl w:ilvl="1">
      <w:start w:val="1"/>
      <w:numFmt w:val="decimal"/>
      <w:pStyle w:val="af8"/>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9"/>
      <w:suff w:val="nothing"/>
      <w:lvlText w:val="%1.%2.%3　"/>
      <w:lvlJc w:val="left"/>
      <w:pPr>
        <w:ind w:left="0" w:firstLine="0"/>
      </w:pPr>
      <w:rPr>
        <w:rFonts w:ascii="黑体" w:eastAsia="黑体" w:hAnsi="Times New Roman" w:hint="eastAsia"/>
        <w:b w:val="0"/>
        <w:i w:val="0"/>
        <w:sz w:val="21"/>
      </w:rPr>
    </w:lvl>
    <w:lvl w:ilvl="3">
      <w:start w:val="1"/>
      <w:numFmt w:val="decimal"/>
      <w:pStyle w:val="afa"/>
      <w:suff w:val="nothing"/>
      <w:lvlText w:val="%1.%2.%3.%4　"/>
      <w:lvlJc w:val="left"/>
      <w:pPr>
        <w:ind w:left="0" w:firstLine="0"/>
      </w:pPr>
      <w:rPr>
        <w:rFonts w:ascii="黑体" w:eastAsia="黑体" w:hAnsi="Times New Roman" w:hint="eastAsia"/>
        <w:b w:val="0"/>
        <w:i w:val="0"/>
        <w:sz w:val="21"/>
      </w:rPr>
    </w:lvl>
    <w:lvl w:ilvl="4">
      <w:start w:val="1"/>
      <w:numFmt w:val="decimal"/>
      <w:pStyle w:val="afb"/>
      <w:suff w:val="nothing"/>
      <w:lvlText w:val="%1.%2.%3.%4.%5　"/>
      <w:lvlJc w:val="left"/>
      <w:pPr>
        <w:ind w:left="0" w:firstLine="0"/>
      </w:pPr>
      <w:rPr>
        <w:rFonts w:ascii="黑体" w:eastAsia="黑体" w:hAnsi="Times New Roman" w:hint="eastAsia"/>
        <w:b w:val="0"/>
        <w:i w:val="0"/>
        <w:sz w:val="21"/>
      </w:rPr>
    </w:lvl>
    <w:lvl w:ilvl="5">
      <w:start w:val="1"/>
      <w:numFmt w:val="decimal"/>
      <w:pStyle w:val="afc"/>
      <w:suff w:val="nothing"/>
      <w:lvlText w:val="%1.%2.%3.%4.%5.%6　"/>
      <w:lvlJc w:val="left"/>
      <w:pPr>
        <w:ind w:left="0" w:firstLine="0"/>
      </w:pPr>
      <w:rPr>
        <w:rFonts w:ascii="黑体" w:eastAsia="黑体" w:hAnsi="Times New Roman" w:hint="eastAsia"/>
        <w:b w:val="0"/>
        <w:i w:val="0"/>
        <w:sz w:val="21"/>
      </w:rPr>
    </w:lvl>
    <w:lvl w:ilvl="6">
      <w:start w:val="1"/>
      <w:numFmt w:val="decimal"/>
      <w:pStyle w:val="af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2"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e"/>
      <w:suff w:val="nothing"/>
      <w:lvlText w:val="%1%2　"/>
      <w:lvlJc w:val="left"/>
      <w:pPr>
        <w:ind w:left="0" w:firstLine="0"/>
      </w:pPr>
      <w:rPr>
        <w:rFonts w:ascii="黑体" w:eastAsia="黑体" w:hAnsi="Times New Roman" w:hint="eastAsia"/>
        <w:b w:val="0"/>
        <w:i w:val="0"/>
        <w:sz w:val="21"/>
      </w:rPr>
    </w:lvl>
    <w:lvl w:ilvl="2">
      <w:start w:val="1"/>
      <w:numFmt w:val="decimal"/>
      <w:pStyle w:val="aff"/>
      <w:suff w:val="nothing"/>
      <w:lvlText w:val="%1%2.%3　"/>
      <w:lvlJc w:val="left"/>
      <w:pPr>
        <w:ind w:left="494" w:firstLine="0"/>
      </w:pPr>
      <w:rPr>
        <w:rFonts w:ascii="宋体" w:eastAsia="宋体" w:hAnsi="宋体" w:cs="黑体" w:hint="default"/>
      </w:rPr>
    </w:lvl>
    <w:lvl w:ilvl="3">
      <w:start w:val="1"/>
      <w:numFmt w:val="decimal"/>
      <w:pStyle w:val="aff0"/>
      <w:suff w:val="nothing"/>
      <w:lvlText w:val="%1%2.%3.%4　"/>
      <w:lvlJc w:val="left"/>
      <w:pPr>
        <w:ind w:left="3466" w:hanging="3686"/>
      </w:pPr>
      <w:rPr>
        <w:rFonts w:ascii="黑体" w:eastAsia="黑体" w:hAnsi="Times New Roman" w:hint="eastAsia"/>
        <w:b w:val="0"/>
        <w:i w:val="0"/>
        <w:sz w:val="21"/>
      </w:rPr>
    </w:lvl>
    <w:lvl w:ilvl="4">
      <w:start w:val="1"/>
      <w:numFmt w:val="decimal"/>
      <w:pStyle w:val="aff1"/>
      <w:suff w:val="nothing"/>
      <w:lvlText w:val="%1%2.%3.%4.%5　"/>
      <w:lvlJc w:val="left"/>
      <w:pPr>
        <w:ind w:left="993" w:firstLine="0"/>
      </w:pPr>
      <w:rPr>
        <w:rFonts w:ascii="黑体" w:eastAsia="黑体" w:hAnsi="Times New Roman" w:hint="eastAsia"/>
        <w:b w:val="0"/>
        <w:i w:val="0"/>
        <w:sz w:val="21"/>
      </w:rPr>
    </w:lvl>
    <w:lvl w:ilvl="5">
      <w:start w:val="1"/>
      <w:numFmt w:val="decimal"/>
      <w:pStyle w:val="aff2"/>
      <w:suff w:val="nothing"/>
      <w:lvlText w:val="%1%2.%3.%4.%5.%6　"/>
      <w:lvlJc w:val="left"/>
      <w:pPr>
        <w:ind w:left="709" w:firstLine="0"/>
      </w:pPr>
      <w:rPr>
        <w:rFonts w:ascii="黑体" w:eastAsia="黑体" w:hAnsi="Times New Roman" w:hint="eastAsia"/>
        <w:b w:val="0"/>
        <w:i w:val="0"/>
        <w:sz w:val="21"/>
      </w:rPr>
    </w:lvl>
    <w:lvl w:ilvl="6">
      <w:start w:val="1"/>
      <w:numFmt w:val="decimal"/>
      <w:pStyle w:val="aff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3" w15:restartNumberingAfterBreak="0">
    <w:nsid w:val="6D6C07CD"/>
    <w:multiLevelType w:val="multilevel"/>
    <w:tmpl w:val="6D6C07CD"/>
    <w:lvl w:ilvl="0">
      <w:start w:val="1"/>
      <w:numFmt w:val="lowerLetter"/>
      <w:pStyle w:val="aff4"/>
      <w:lvlText w:val="%1)"/>
      <w:lvlJc w:val="left"/>
      <w:pPr>
        <w:tabs>
          <w:tab w:val="left" w:pos="839"/>
        </w:tabs>
        <w:ind w:left="839" w:hanging="419"/>
      </w:pPr>
      <w:rPr>
        <w:rFonts w:ascii="宋体" w:eastAsia="宋体" w:hint="eastAsia"/>
        <w:b w:val="0"/>
        <w:i w:val="0"/>
        <w:sz w:val="21"/>
      </w:rPr>
    </w:lvl>
    <w:lvl w:ilvl="1">
      <w:start w:val="1"/>
      <w:numFmt w:val="decimal"/>
      <w:pStyle w:val="aff5"/>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24" w15:restartNumberingAfterBreak="0">
    <w:nsid w:val="6DBF04F4"/>
    <w:multiLevelType w:val="multilevel"/>
    <w:tmpl w:val="6DBF04F4"/>
    <w:lvl w:ilvl="0">
      <w:start w:val="1"/>
      <w:numFmt w:val="none"/>
      <w:pStyle w:val="aff6"/>
      <w:lvlText w:val="%1注："/>
      <w:lvlJc w:val="left"/>
      <w:pPr>
        <w:tabs>
          <w:tab w:val="left" w:pos="1140"/>
        </w:tabs>
        <w:ind w:left="840" w:hanging="42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76933334"/>
    <w:multiLevelType w:val="multilevel"/>
    <w:tmpl w:val="76933334"/>
    <w:lvl w:ilvl="0">
      <w:start w:val="1"/>
      <w:numFmt w:val="none"/>
      <w:pStyle w:val="aff7"/>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7EC93298"/>
    <w:multiLevelType w:val="multilevel"/>
    <w:tmpl w:val="7EC93298"/>
    <w:lvl w:ilvl="0">
      <w:start w:val="1"/>
      <w:numFmt w:val="decimal"/>
      <w:pStyle w:val="FigureTitle"/>
      <w:suff w:val="space"/>
      <w:lvlText w:val="Figure %1 —"/>
      <w:lvlJc w:val="center"/>
      <w:pPr>
        <w:ind w:left="720" w:hanging="607"/>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7685922">
    <w:abstractNumId w:val="22"/>
  </w:num>
  <w:num w:numId="2" w16cid:durableId="1090004726">
    <w:abstractNumId w:val="20"/>
  </w:num>
  <w:num w:numId="3" w16cid:durableId="1674870058">
    <w:abstractNumId w:val="2"/>
  </w:num>
  <w:num w:numId="4" w16cid:durableId="1205292110">
    <w:abstractNumId w:val="25"/>
  </w:num>
  <w:num w:numId="5" w16cid:durableId="1770730995">
    <w:abstractNumId w:val="21"/>
  </w:num>
  <w:num w:numId="6" w16cid:durableId="820774491">
    <w:abstractNumId w:val="17"/>
  </w:num>
  <w:num w:numId="7" w16cid:durableId="1932354775">
    <w:abstractNumId w:val="15"/>
  </w:num>
  <w:num w:numId="8" w16cid:durableId="1027752412">
    <w:abstractNumId w:val="8"/>
  </w:num>
  <w:num w:numId="9" w16cid:durableId="505247663">
    <w:abstractNumId w:val="3"/>
  </w:num>
  <w:num w:numId="10" w16cid:durableId="676536225">
    <w:abstractNumId w:val="23"/>
  </w:num>
  <w:num w:numId="11" w16cid:durableId="1450778123">
    <w:abstractNumId w:val="13"/>
  </w:num>
  <w:num w:numId="12" w16cid:durableId="1298729328">
    <w:abstractNumId w:val="18"/>
  </w:num>
  <w:num w:numId="13" w16cid:durableId="84962444">
    <w:abstractNumId w:val="4"/>
  </w:num>
  <w:num w:numId="14" w16cid:durableId="550533269">
    <w:abstractNumId w:val="14"/>
  </w:num>
  <w:num w:numId="15" w16cid:durableId="15040296">
    <w:abstractNumId w:val="12"/>
  </w:num>
  <w:num w:numId="16" w16cid:durableId="349066628">
    <w:abstractNumId w:val="24"/>
  </w:num>
  <w:num w:numId="17" w16cid:durableId="1499879130">
    <w:abstractNumId w:val="19"/>
  </w:num>
  <w:num w:numId="18" w16cid:durableId="65617513">
    <w:abstractNumId w:val="26"/>
  </w:num>
  <w:num w:numId="19" w16cid:durableId="674383126">
    <w:abstractNumId w:val="11"/>
  </w:num>
  <w:num w:numId="20" w16cid:durableId="830216055">
    <w:abstractNumId w:val="10"/>
  </w:num>
  <w:num w:numId="21" w16cid:durableId="1888373870">
    <w:abstractNumId w:val="9"/>
  </w:num>
  <w:num w:numId="22" w16cid:durableId="1824084223">
    <w:abstractNumId w:val="5"/>
  </w:num>
  <w:num w:numId="23" w16cid:durableId="75594864">
    <w:abstractNumId w:val="1"/>
  </w:num>
  <w:num w:numId="24" w16cid:durableId="257565350">
    <w:abstractNumId w:val="0"/>
  </w:num>
  <w:num w:numId="25" w16cid:durableId="1388409689">
    <w:abstractNumId w:val="16"/>
  </w:num>
  <w:num w:numId="26" w16cid:durableId="1267469878">
    <w:abstractNumId w:val="6"/>
  </w:num>
  <w:num w:numId="27" w16cid:durableId="1859733735">
    <w:abstractNumId w:val="7"/>
  </w:num>
  <w:num w:numId="28" w16cid:durableId="1953914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RhNDk2MmUyMjFiZTY2MTIwMzMyZTIwMGMxNDFmZWIifQ=="/>
  </w:docVars>
  <w:rsids>
    <w:rsidRoot w:val="008916BF"/>
    <w:rsid w:val="00000291"/>
    <w:rsid w:val="00001E37"/>
    <w:rsid w:val="00002972"/>
    <w:rsid w:val="00003A2A"/>
    <w:rsid w:val="00003A47"/>
    <w:rsid w:val="00004287"/>
    <w:rsid w:val="00004602"/>
    <w:rsid w:val="00006626"/>
    <w:rsid w:val="000071D8"/>
    <w:rsid w:val="00010FE6"/>
    <w:rsid w:val="00011342"/>
    <w:rsid w:val="00014E12"/>
    <w:rsid w:val="000158DC"/>
    <w:rsid w:val="00016357"/>
    <w:rsid w:val="00016EC9"/>
    <w:rsid w:val="00020A33"/>
    <w:rsid w:val="00020B15"/>
    <w:rsid w:val="00020DBE"/>
    <w:rsid w:val="000211C1"/>
    <w:rsid w:val="00022D16"/>
    <w:rsid w:val="00024311"/>
    <w:rsid w:val="00024479"/>
    <w:rsid w:val="000245C9"/>
    <w:rsid w:val="00025014"/>
    <w:rsid w:val="00025885"/>
    <w:rsid w:val="000266E0"/>
    <w:rsid w:val="000269A7"/>
    <w:rsid w:val="00026C34"/>
    <w:rsid w:val="000279D4"/>
    <w:rsid w:val="00027CF2"/>
    <w:rsid w:val="00030362"/>
    <w:rsid w:val="00031896"/>
    <w:rsid w:val="00031C9E"/>
    <w:rsid w:val="00031F9C"/>
    <w:rsid w:val="00032346"/>
    <w:rsid w:val="00032E37"/>
    <w:rsid w:val="0003404A"/>
    <w:rsid w:val="00034A0A"/>
    <w:rsid w:val="00037033"/>
    <w:rsid w:val="000372EE"/>
    <w:rsid w:val="0004027B"/>
    <w:rsid w:val="00040778"/>
    <w:rsid w:val="000413A2"/>
    <w:rsid w:val="000414CE"/>
    <w:rsid w:val="000417D3"/>
    <w:rsid w:val="00042DED"/>
    <w:rsid w:val="00046953"/>
    <w:rsid w:val="00050663"/>
    <w:rsid w:val="00050BF5"/>
    <w:rsid w:val="00052D7C"/>
    <w:rsid w:val="00053786"/>
    <w:rsid w:val="0005441F"/>
    <w:rsid w:val="000548FA"/>
    <w:rsid w:val="000551F7"/>
    <w:rsid w:val="00055A67"/>
    <w:rsid w:val="0006104E"/>
    <w:rsid w:val="00061BA8"/>
    <w:rsid w:val="00062D67"/>
    <w:rsid w:val="00063BBC"/>
    <w:rsid w:val="00064413"/>
    <w:rsid w:val="0006572B"/>
    <w:rsid w:val="000665FE"/>
    <w:rsid w:val="00071BB1"/>
    <w:rsid w:val="00073A19"/>
    <w:rsid w:val="00075185"/>
    <w:rsid w:val="00081F86"/>
    <w:rsid w:val="00082B51"/>
    <w:rsid w:val="00083902"/>
    <w:rsid w:val="000839CE"/>
    <w:rsid w:val="00083DF1"/>
    <w:rsid w:val="00083FC2"/>
    <w:rsid w:val="00084E8C"/>
    <w:rsid w:val="000850F8"/>
    <w:rsid w:val="00086093"/>
    <w:rsid w:val="000866F8"/>
    <w:rsid w:val="000868F8"/>
    <w:rsid w:val="000918BE"/>
    <w:rsid w:val="000920AF"/>
    <w:rsid w:val="00092207"/>
    <w:rsid w:val="000923A7"/>
    <w:rsid w:val="000952C7"/>
    <w:rsid w:val="00096719"/>
    <w:rsid w:val="00096AE5"/>
    <w:rsid w:val="0009753B"/>
    <w:rsid w:val="000A0A1F"/>
    <w:rsid w:val="000A1C46"/>
    <w:rsid w:val="000A2E57"/>
    <w:rsid w:val="000A3A9D"/>
    <w:rsid w:val="000A468C"/>
    <w:rsid w:val="000A5ED4"/>
    <w:rsid w:val="000A62F3"/>
    <w:rsid w:val="000A6941"/>
    <w:rsid w:val="000B086F"/>
    <w:rsid w:val="000B17B3"/>
    <w:rsid w:val="000B20A1"/>
    <w:rsid w:val="000B4928"/>
    <w:rsid w:val="000B54AF"/>
    <w:rsid w:val="000B7587"/>
    <w:rsid w:val="000B762E"/>
    <w:rsid w:val="000B76D4"/>
    <w:rsid w:val="000C0EF6"/>
    <w:rsid w:val="000C16E6"/>
    <w:rsid w:val="000C5BA3"/>
    <w:rsid w:val="000C6A20"/>
    <w:rsid w:val="000D2245"/>
    <w:rsid w:val="000D2536"/>
    <w:rsid w:val="000D2FA7"/>
    <w:rsid w:val="000D3409"/>
    <w:rsid w:val="000D4AB5"/>
    <w:rsid w:val="000D4BA3"/>
    <w:rsid w:val="000D5985"/>
    <w:rsid w:val="000D5B30"/>
    <w:rsid w:val="000D70F7"/>
    <w:rsid w:val="000D7C29"/>
    <w:rsid w:val="000E0032"/>
    <w:rsid w:val="000E0CB4"/>
    <w:rsid w:val="000E507A"/>
    <w:rsid w:val="000E5231"/>
    <w:rsid w:val="000E54ED"/>
    <w:rsid w:val="000E6633"/>
    <w:rsid w:val="000E75CD"/>
    <w:rsid w:val="000E7842"/>
    <w:rsid w:val="000F005E"/>
    <w:rsid w:val="000F2455"/>
    <w:rsid w:val="000F3880"/>
    <w:rsid w:val="000F45B7"/>
    <w:rsid w:val="000F4E7F"/>
    <w:rsid w:val="000F54DB"/>
    <w:rsid w:val="00101594"/>
    <w:rsid w:val="00104656"/>
    <w:rsid w:val="00110572"/>
    <w:rsid w:val="001107BD"/>
    <w:rsid w:val="001128AE"/>
    <w:rsid w:val="00113799"/>
    <w:rsid w:val="00113D63"/>
    <w:rsid w:val="001144D3"/>
    <w:rsid w:val="00114574"/>
    <w:rsid w:val="00115C77"/>
    <w:rsid w:val="00116362"/>
    <w:rsid w:val="001166F3"/>
    <w:rsid w:val="00122DA9"/>
    <w:rsid w:val="00124002"/>
    <w:rsid w:val="00124306"/>
    <w:rsid w:val="0012519E"/>
    <w:rsid w:val="00125B0B"/>
    <w:rsid w:val="0012644D"/>
    <w:rsid w:val="00126C48"/>
    <w:rsid w:val="0013107D"/>
    <w:rsid w:val="00132D98"/>
    <w:rsid w:val="00133E74"/>
    <w:rsid w:val="0013455C"/>
    <w:rsid w:val="001349E5"/>
    <w:rsid w:val="00135193"/>
    <w:rsid w:val="001367DE"/>
    <w:rsid w:val="00136D3F"/>
    <w:rsid w:val="00137758"/>
    <w:rsid w:val="0013775D"/>
    <w:rsid w:val="00137F0A"/>
    <w:rsid w:val="00140E2A"/>
    <w:rsid w:val="0014158B"/>
    <w:rsid w:val="00142C17"/>
    <w:rsid w:val="001430FD"/>
    <w:rsid w:val="0014321E"/>
    <w:rsid w:val="00143DF2"/>
    <w:rsid w:val="00144081"/>
    <w:rsid w:val="001440BB"/>
    <w:rsid w:val="00144D76"/>
    <w:rsid w:val="0014538B"/>
    <w:rsid w:val="00145501"/>
    <w:rsid w:val="00146E31"/>
    <w:rsid w:val="001515CA"/>
    <w:rsid w:val="0015392C"/>
    <w:rsid w:val="00161CE8"/>
    <w:rsid w:val="00162751"/>
    <w:rsid w:val="00163A80"/>
    <w:rsid w:val="00163D0E"/>
    <w:rsid w:val="00165EC1"/>
    <w:rsid w:val="0016720D"/>
    <w:rsid w:val="001678E7"/>
    <w:rsid w:val="00171027"/>
    <w:rsid w:val="00171BA5"/>
    <w:rsid w:val="00171C33"/>
    <w:rsid w:val="001725A2"/>
    <w:rsid w:val="00172B2B"/>
    <w:rsid w:val="00172B9E"/>
    <w:rsid w:val="00173644"/>
    <w:rsid w:val="00173B0A"/>
    <w:rsid w:val="00173ED7"/>
    <w:rsid w:val="001748E3"/>
    <w:rsid w:val="00174C4F"/>
    <w:rsid w:val="0018088A"/>
    <w:rsid w:val="0018370A"/>
    <w:rsid w:val="00183793"/>
    <w:rsid w:val="00183E54"/>
    <w:rsid w:val="00184932"/>
    <w:rsid w:val="00184D8B"/>
    <w:rsid w:val="001850E8"/>
    <w:rsid w:val="0018543B"/>
    <w:rsid w:val="00185618"/>
    <w:rsid w:val="001862F5"/>
    <w:rsid w:val="001952F9"/>
    <w:rsid w:val="0019546B"/>
    <w:rsid w:val="00195648"/>
    <w:rsid w:val="0019649D"/>
    <w:rsid w:val="00197318"/>
    <w:rsid w:val="001973AD"/>
    <w:rsid w:val="0019775A"/>
    <w:rsid w:val="001A0A45"/>
    <w:rsid w:val="001A1A8A"/>
    <w:rsid w:val="001A52E6"/>
    <w:rsid w:val="001A77BF"/>
    <w:rsid w:val="001B06D8"/>
    <w:rsid w:val="001B0955"/>
    <w:rsid w:val="001B1E9D"/>
    <w:rsid w:val="001B2E6C"/>
    <w:rsid w:val="001B31CB"/>
    <w:rsid w:val="001B6612"/>
    <w:rsid w:val="001B6CEB"/>
    <w:rsid w:val="001B7270"/>
    <w:rsid w:val="001C0EE6"/>
    <w:rsid w:val="001C1386"/>
    <w:rsid w:val="001C163F"/>
    <w:rsid w:val="001C1958"/>
    <w:rsid w:val="001C1994"/>
    <w:rsid w:val="001C1FC3"/>
    <w:rsid w:val="001C34E2"/>
    <w:rsid w:val="001C3892"/>
    <w:rsid w:val="001C6C0C"/>
    <w:rsid w:val="001D2FE9"/>
    <w:rsid w:val="001D4261"/>
    <w:rsid w:val="001D52FC"/>
    <w:rsid w:val="001D6208"/>
    <w:rsid w:val="001D65E7"/>
    <w:rsid w:val="001D686A"/>
    <w:rsid w:val="001D6ADC"/>
    <w:rsid w:val="001E0680"/>
    <w:rsid w:val="001E0989"/>
    <w:rsid w:val="001E0B58"/>
    <w:rsid w:val="001E14A3"/>
    <w:rsid w:val="001E27BA"/>
    <w:rsid w:val="001E2D19"/>
    <w:rsid w:val="001E3E3A"/>
    <w:rsid w:val="001E453B"/>
    <w:rsid w:val="001E5CD0"/>
    <w:rsid w:val="001E71DB"/>
    <w:rsid w:val="001F0FFB"/>
    <w:rsid w:val="001F1DCD"/>
    <w:rsid w:val="001F282C"/>
    <w:rsid w:val="001F2F57"/>
    <w:rsid w:val="001F482E"/>
    <w:rsid w:val="001F7C2D"/>
    <w:rsid w:val="002010BD"/>
    <w:rsid w:val="00201343"/>
    <w:rsid w:val="002015D3"/>
    <w:rsid w:val="00201D20"/>
    <w:rsid w:val="00202366"/>
    <w:rsid w:val="00203B78"/>
    <w:rsid w:val="00203C67"/>
    <w:rsid w:val="00203C73"/>
    <w:rsid w:val="00206472"/>
    <w:rsid w:val="00206833"/>
    <w:rsid w:val="00206B70"/>
    <w:rsid w:val="00206F9B"/>
    <w:rsid w:val="00210E8C"/>
    <w:rsid w:val="00212188"/>
    <w:rsid w:val="002121A8"/>
    <w:rsid w:val="00212F1D"/>
    <w:rsid w:val="002131CC"/>
    <w:rsid w:val="0021331C"/>
    <w:rsid w:val="002162C8"/>
    <w:rsid w:val="002162F3"/>
    <w:rsid w:val="002171B0"/>
    <w:rsid w:val="002205A3"/>
    <w:rsid w:val="00220868"/>
    <w:rsid w:val="00221EA7"/>
    <w:rsid w:val="00222170"/>
    <w:rsid w:val="0022294A"/>
    <w:rsid w:val="002247CA"/>
    <w:rsid w:val="0022511A"/>
    <w:rsid w:val="002258F4"/>
    <w:rsid w:val="0022630B"/>
    <w:rsid w:val="002268B0"/>
    <w:rsid w:val="00227D64"/>
    <w:rsid w:val="0023142A"/>
    <w:rsid w:val="00233561"/>
    <w:rsid w:val="002336EE"/>
    <w:rsid w:val="00235648"/>
    <w:rsid w:val="00236BD7"/>
    <w:rsid w:val="00236E2E"/>
    <w:rsid w:val="00236EAE"/>
    <w:rsid w:val="002375EB"/>
    <w:rsid w:val="00240D67"/>
    <w:rsid w:val="00240E09"/>
    <w:rsid w:val="0024259E"/>
    <w:rsid w:val="002442EC"/>
    <w:rsid w:val="002457F7"/>
    <w:rsid w:val="002470C0"/>
    <w:rsid w:val="00250341"/>
    <w:rsid w:val="00251BA5"/>
    <w:rsid w:val="00251D90"/>
    <w:rsid w:val="002543DE"/>
    <w:rsid w:val="0025447C"/>
    <w:rsid w:val="0025543E"/>
    <w:rsid w:val="00255531"/>
    <w:rsid w:val="00256AA8"/>
    <w:rsid w:val="002574B6"/>
    <w:rsid w:val="00257B4B"/>
    <w:rsid w:val="00262166"/>
    <w:rsid w:val="00262D3F"/>
    <w:rsid w:val="002636EA"/>
    <w:rsid w:val="00263C7E"/>
    <w:rsid w:val="00264726"/>
    <w:rsid w:val="00264912"/>
    <w:rsid w:val="00265D38"/>
    <w:rsid w:val="00265EF4"/>
    <w:rsid w:val="00267C25"/>
    <w:rsid w:val="00270C16"/>
    <w:rsid w:val="00270DBE"/>
    <w:rsid w:val="002723B0"/>
    <w:rsid w:val="00274550"/>
    <w:rsid w:val="00274E2B"/>
    <w:rsid w:val="002752B8"/>
    <w:rsid w:val="00277190"/>
    <w:rsid w:val="00280EEE"/>
    <w:rsid w:val="002821A8"/>
    <w:rsid w:val="00282DB4"/>
    <w:rsid w:val="002835B8"/>
    <w:rsid w:val="00283611"/>
    <w:rsid w:val="002844B6"/>
    <w:rsid w:val="00286DD5"/>
    <w:rsid w:val="00286ECB"/>
    <w:rsid w:val="00291798"/>
    <w:rsid w:val="00291CC3"/>
    <w:rsid w:val="00292F87"/>
    <w:rsid w:val="002930DA"/>
    <w:rsid w:val="00295091"/>
    <w:rsid w:val="00295BE5"/>
    <w:rsid w:val="002967A4"/>
    <w:rsid w:val="0029708A"/>
    <w:rsid w:val="002A0BC1"/>
    <w:rsid w:val="002A2967"/>
    <w:rsid w:val="002A2A38"/>
    <w:rsid w:val="002A2C94"/>
    <w:rsid w:val="002A2CF7"/>
    <w:rsid w:val="002A2F59"/>
    <w:rsid w:val="002A4ED8"/>
    <w:rsid w:val="002A5B12"/>
    <w:rsid w:val="002A7634"/>
    <w:rsid w:val="002B0BFD"/>
    <w:rsid w:val="002B16A6"/>
    <w:rsid w:val="002B1794"/>
    <w:rsid w:val="002B29ED"/>
    <w:rsid w:val="002B2FE8"/>
    <w:rsid w:val="002B39D8"/>
    <w:rsid w:val="002B3CF0"/>
    <w:rsid w:val="002B3F61"/>
    <w:rsid w:val="002B5C84"/>
    <w:rsid w:val="002B6DB6"/>
    <w:rsid w:val="002C0957"/>
    <w:rsid w:val="002C09DC"/>
    <w:rsid w:val="002C0CA3"/>
    <w:rsid w:val="002C2762"/>
    <w:rsid w:val="002C2DB2"/>
    <w:rsid w:val="002C3DBC"/>
    <w:rsid w:val="002C43EF"/>
    <w:rsid w:val="002C4AE1"/>
    <w:rsid w:val="002C7051"/>
    <w:rsid w:val="002D052E"/>
    <w:rsid w:val="002D1F1C"/>
    <w:rsid w:val="002D22F9"/>
    <w:rsid w:val="002D25C2"/>
    <w:rsid w:val="002D2712"/>
    <w:rsid w:val="002D42D6"/>
    <w:rsid w:val="002D477B"/>
    <w:rsid w:val="002D5B88"/>
    <w:rsid w:val="002E1259"/>
    <w:rsid w:val="002E24A0"/>
    <w:rsid w:val="002E4266"/>
    <w:rsid w:val="002E5526"/>
    <w:rsid w:val="002E5E58"/>
    <w:rsid w:val="002E6897"/>
    <w:rsid w:val="002E6E3D"/>
    <w:rsid w:val="002F03BC"/>
    <w:rsid w:val="002F2094"/>
    <w:rsid w:val="002F3202"/>
    <w:rsid w:val="002F4216"/>
    <w:rsid w:val="002F56C4"/>
    <w:rsid w:val="002F661E"/>
    <w:rsid w:val="002F6C31"/>
    <w:rsid w:val="002F6C7D"/>
    <w:rsid w:val="002F715D"/>
    <w:rsid w:val="0030067D"/>
    <w:rsid w:val="00300CC2"/>
    <w:rsid w:val="00304A70"/>
    <w:rsid w:val="003055D4"/>
    <w:rsid w:val="003061B9"/>
    <w:rsid w:val="00306520"/>
    <w:rsid w:val="00306CE7"/>
    <w:rsid w:val="00306F6F"/>
    <w:rsid w:val="00306FBF"/>
    <w:rsid w:val="00307B4C"/>
    <w:rsid w:val="003121B4"/>
    <w:rsid w:val="00312429"/>
    <w:rsid w:val="00312D70"/>
    <w:rsid w:val="00312E0A"/>
    <w:rsid w:val="00313C2F"/>
    <w:rsid w:val="00314CE7"/>
    <w:rsid w:val="003153D1"/>
    <w:rsid w:val="00317119"/>
    <w:rsid w:val="00317597"/>
    <w:rsid w:val="003203BF"/>
    <w:rsid w:val="00320AA5"/>
    <w:rsid w:val="00322B7A"/>
    <w:rsid w:val="00322BCE"/>
    <w:rsid w:val="00323F3E"/>
    <w:rsid w:val="00324447"/>
    <w:rsid w:val="003252B5"/>
    <w:rsid w:val="00325A62"/>
    <w:rsid w:val="0033013C"/>
    <w:rsid w:val="003313F4"/>
    <w:rsid w:val="00331B48"/>
    <w:rsid w:val="00331FAA"/>
    <w:rsid w:val="00332A86"/>
    <w:rsid w:val="00333C0B"/>
    <w:rsid w:val="00335554"/>
    <w:rsid w:val="003367E7"/>
    <w:rsid w:val="003378A2"/>
    <w:rsid w:val="003378DF"/>
    <w:rsid w:val="00337A53"/>
    <w:rsid w:val="00340883"/>
    <w:rsid w:val="003423C5"/>
    <w:rsid w:val="00342E7E"/>
    <w:rsid w:val="00344B20"/>
    <w:rsid w:val="00345208"/>
    <w:rsid w:val="00345CD6"/>
    <w:rsid w:val="0034674B"/>
    <w:rsid w:val="003469BE"/>
    <w:rsid w:val="00350309"/>
    <w:rsid w:val="00350E42"/>
    <w:rsid w:val="00350EF8"/>
    <w:rsid w:val="00352AE9"/>
    <w:rsid w:val="00352C9D"/>
    <w:rsid w:val="00354F7E"/>
    <w:rsid w:val="00354FB4"/>
    <w:rsid w:val="00356826"/>
    <w:rsid w:val="00356A0E"/>
    <w:rsid w:val="003571BF"/>
    <w:rsid w:val="003607DE"/>
    <w:rsid w:val="0036175F"/>
    <w:rsid w:val="0036187A"/>
    <w:rsid w:val="0036207B"/>
    <w:rsid w:val="003626AF"/>
    <w:rsid w:val="003627ED"/>
    <w:rsid w:val="00363A94"/>
    <w:rsid w:val="00364BF7"/>
    <w:rsid w:val="0036531D"/>
    <w:rsid w:val="00366385"/>
    <w:rsid w:val="00366ECE"/>
    <w:rsid w:val="00371018"/>
    <w:rsid w:val="0037110D"/>
    <w:rsid w:val="003715FC"/>
    <w:rsid w:val="00374BB2"/>
    <w:rsid w:val="003750ED"/>
    <w:rsid w:val="003768F7"/>
    <w:rsid w:val="00377242"/>
    <w:rsid w:val="0038056C"/>
    <w:rsid w:val="003812DC"/>
    <w:rsid w:val="003817C3"/>
    <w:rsid w:val="00382E64"/>
    <w:rsid w:val="00383018"/>
    <w:rsid w:val="00384E8A"/>
    <w:rsid w:val="00386868"/>
    <w:rsid w:val="00386F17"/>
    <w:rsid w:val="003900A4"/>
    <w:rsid w:val="003904FB"/>
    <w:rsid w:val="00390CA0"/>
    <w:rsid w:val="00390ED9"/>
    <w:rsid w:val="0039170C"/>
    <w:rsid w:val="00392160"/>
    <w:rsid w:val="00393379"/>
    <w:rsid w:val="00394F08"/>
    <w:rsid w:val="00395D33"/>
    <w:rsid w:val="003A096C"/>
    <w:rsid w:val="003A1509"/>
    <w:rsid w:val="003A1B09"/>
    <w:rsid w:val="003A284C"/>
    <w:rsid w:val="003A3228"/>
    <w:rsid w:val="003A35F0"/>
    <w:rsid w:val="003A4922"/>
    <w:rsid w:val="003A5228"/>
    <w:rsid w:val="003A5A96"/>
    <w:rsid w:val="003A612E"/>
    <w:rsid w:val="003A6BF1"/>
    <w:rsid w:val="003A6EF6"/>
    <w:rsid w:val="003A7A63"/>
    <w:rsid w:val="003A7B36"/>
    <w:rsid w:val="003B01E4"/>
    <w:rsid w:val="003B04C9"/>
    <w:rsid w:val="003B19D1"/>
    <w:rsid w:val="003B238F"/>
    <w:rsid w:val="003B5931"/>
    <w:rsid w:val="003B739D"/>
    <w:rsid w:val="003C09A2"/>
    <w:rsid w:val="003C1759"/>
    <w:rsid w:val="003C1B52"/>
    <w:rsid w:val="003C2DC1"/>
    <w:rsid w:val="003C2E3C"/>
    <w:rsid w:val="003C4A7E"/>
    <w:rsid w:val="003C4CAC"/>
    <w:rsid w:val="003C5FF8"/>
    <w:rsid w:val="003C6001"/>
    <w:rsid w:val="003C629C"/>
    <w:rsid w:val="003C6677"/>
    <w:rsid w:val="003C7F11"/>
    <w:rsid w:val="003D002A"/>
    <w:rsid w:val="003D00D2"/>
    <w:rsid w:val="003D0596"/>
    <w:rsid w:val="003D1937"/>
    <w:rsid w:val="003D20AC"/>
    <w:rsid w:val="003D26D9"/>
    <w:rsid w:val="003D2D7F"/>
    <w:rsid w:val="003D406C"/>
    <w:rsid w:val="003D50B7"/>
    <w:rsid w:val="003D7940"/>
    <w:rsid w:val="003E41F4"/>
    <w:rsid w:val="003E4968"/>
    <w:rsid w:val="003E60F6"/>
    <w:rsid w:val="003E7B21"/>
    <w:rsid w:val="003F0297"/>
    <w:rsid w:val="003F0D35"/>
    <w:rsid w:val="003F2A37"/>
    <w:rsid w:val="003F3400"/>
    <w:rsid w:val="003F3D6C"/>
    <w:rsid w:val="003F4101"/>
    <w:rsid w:val="003F5DC5"/>
    <w:rsid w:val="00400D5D"/>
    <w:rsid w:val="0040264C"/>
    <w:rsid w:val="004026D6"/>
    <w:rsid w:val="0040271B"/>
    <w:rsid w:val="00403DF9"/>
    <w:rsid w:val="00404597"/>
    <w:rsid w:val="0040709F"/>
    <w:rsid w:val="00407763"/>
    <w:rsid w:val="00410EA5"/>
    <w:rsid w:val="00411533"/>
    <w:rsid w:val="00412359"/>
    <w:rsid w:val="00412449"/>
    <w:rsid w:val="00413223"/>
    <w:rsid w:val="004133B7"/>
    <w:rsid w:val="00416757"/>
    <w:rsid w:val="00416B64"/>
    <w:rsid w:val="0041753C"/>
    <w:rsid w:val="004219AF"/>
    <w:rsid w:val="00422879"/>
    <w:rsid w:val="0042327C"/>
    <w:rsid w:val="00423309"/>
    <w:rsid w:val="00423900"/>
    <w:rsid w:val="00423C9F"/>
    <w:rsid w:val="00424009"/>
    <w:rsid w:val="00426104"/>
    <w:rsid w:val="0042733C"/>
    <w:rsid w:val="00427859"/>
    <w:rsid w:val="00427E60"/>
    <w:rsid w:val="00432794"/>
    <w:rsid w:val="004349C1"/>
    <w:rsid w:val="00434C62"/>
    <w:rsid w:val="00437EBE"/>
    <w:rsid w:val="004403AC"/>
    <w:rsid w:val="00440F2F"/>
    <w:rsid w:val="004415FE"/>
    <w:rsid w:val="00442314"/>
    <w:rsid w:val="00442613"/>
    <w:rsid w:val="00442BC3"/>
    <w:rsid w:val="00443C2D"/>
    <w:rsid w:val="0044510B"/>
    <w:rsid w:val="00445806"/>
    <w:rsid w:val="00445F18"/>
    <w:rsid w:val="00446074"/>
    <w:rsid w:val="00446FDF"/>
    <w:rsid w:val="00447084"/>
    <w:rsid w:val="00447E72"/>
    <w:rsid w:val="00450569"/>
    <w:rsid w:val="004511BE"/>
    <w:rsid w:val="00451645"/>
    <w:rsid w:val="004526DF"/>
    <w:rsid w:val="00455698"/>
    <w:rsid w:val="00456213"/>
    <w:rsid w:val="004566FC"/>
    <w:rsid w:val="004573BB"/>
    <w:rsid w:val="0046176C"/>
    <w:rsid w:val="00462D46"/>
    <w:rsid w:val="00462F9B"/>
    <w:rsid w:val="004634E4"/>
    <w:rsid w:val="00463C87"/>
    <w:rsid w:val="004653A5"/>
    <w:rsid w:val="004656C0"/>
    <w:rsid w:val="00465C25"/>
    <w:rsid w:val="00470C26"/>
    <w:rsid w:val="00471851"/>
    <w:rsid w:val="00471AE1"/>
    <w:rsid w:val="00471F88"/>
    <w:rsid w:val="0047351F"/>
    <w:rsid w:val="00474F7E"/>
    <w:rsid w:val="00475F26"/>
    <w:rsid w:val="004765D3"/>
    <w:rsid w:val="00477D34"/>
    <w:rsid w:val="0048113F"/>
    <w:rsid w:val="004816D7"/>
    <w:rsid w:val="0048231F"/>
    <w:rsid w:val="0048327A"/>
    <w:rsid w:val="004841A9"/>
    <w:rsid w:val="0048424A"/>
    <w:rsid w:val="004845EB"/>
    <w:rsid w:val="00486BEF"/>
    <w:rsid w:val="004904B7"/>
    <w:rsid w:val="00490E84"/>
    <w:rsid w:val="00490F0F"/>
    <w:rsid w:val="00491BDE"/>
    <w:rsid w:val="00492BC8"/>
    <w:rsid w:val="0049387E"/>
    <w:rsid w:val="00493EC9"/>
    <w:rsid w:val="00494E70"/>
    <w:rsid w:val="00495360"/>
    <w:rsid w:val="00495B24"/>
    <w:rsid w:val="004961E6"/>
    <w:rsid w:val="00496764"/>
    <w:rsid w:val="0049708F"/>
    <w:rsid w:val="00497098"/>
    <w:rsid w:val="004A1113"/>
    <w:rsid w:val="004A19A2"/>
    <w:rsid w:val="004A3E20"/>
    <w:rsid w:val="004A49DC"/>
    <w:rsid w:val="004B0AB7"/>
    <w:rsid w:val="004B1828"/>
    <w:rsid w:val="004B2850"/>
    <w:rsid w:val="004B3CFF"/>
    <w:rsid w:val="004B476F"/>
    <w:rsid w:val="004B4804"/>
    <w:rsid w:val="004B623C"/>
    <w:rsid w:val="004B753B"/>
    <w:rsid w:val="004B7B0E"/>
    <w:rsid w:val="004C04B8"/>
    <w:rsid w:val="004C0B60"/>
    <w:rsid w:val="004C16A2"/>
    <w:rsid w:val="004C1A7C"/>
    <w:rsid w:val="004C239D"/>
    <w:rsid w:val="004C2A41"/>
    <w:rsid w:val="004C2BD4"/>
    <w:rsid w:val="004C3B1C"/>
    <w:rsid w:val="004C687E"/>
    <w:rsid w:val="004C7557"/>
    <w:rsid w:val="004C7C7F"/>
    <w:rsid w:val="004D0DEB"/>
    <w:rsid w:val="004D1578"/>
    <w:rsid w:val="004D1C49"/>
    <w:rsid w:val="004D1F30"/>
    <w:rsid w:val="004D27FD"/>
    <w:rsid w:val="004D30F4"/>
    <w:rsid w:val="004D3270"/>
    <w:rsid w:val="004D3FDB"/>
    <w:rsid w:val="004E0040"/>
    <w:rsid w:val="004E0D1C"/>
    <w:rsid w:val="004E347F"/>
    <w:rsid w:val="004E3B20"/>
    <w:rsid w:val="004E4AF1"/>
    <w:rsid w:val="004E6A8C"/>
    <w:rsid w:val="004E7589"/>
    <w:rsid w:val="004E75A1"/>
    <w:rsid w:val="004E76C2"/>
    <w:rsid w:val="004F0D42"/>
    <w:rsid w:val="004F1B9D"/>
    <w:rsid w:val="004F2514"/>
    <w:rsid w:val="004F289B"/>
    <w:rsid w:val="004F3867"/>
    <w:rsid w:val="004F4162"/>
    <w:rsid w:val="004F5749"/>
    <w:rsid w:val="004F5F61"/>
    <w:rsid w:val="00500453"/>
    <w:rsid w:val="00500D4E"/>
    <w:rsid w:val="00501A00"/>
    <w:rsid w:val="00502227"/>
    <w:rsid w:val="005024C4"/>
    <w:rsid w:val="00502976"/>
    <w:rsid w:val="00504CEC"/>
    <w:rsid w:val="005061FF"/>
    <w:rsid w:val="005068D9"/>
    <w:rsid w:val="00506DD0"/>
    <w:rsid w:val="005070FA"/>
    <w:rsid w:val="00510190"/>
    <w:rsid w:val="00511760"/>
    <w:rsid w:val="005118D6"/>
    <w:rsid w:val="00511FFF"/>
    <w:rsid w:val="00512803"/>
    <w:rsid w:val="00512895"/>
    <w:rsid w:val="005150A5"/>
    <w:rsid w:val="00515F27"/>
    <w:rsid w:val="005175ED"/>
    <w:rsid w:val="0052162E"/>
    <w:rsid w:val="00521AE2"/>
    <w:rsid w:val="00522236"/>
    <w:rsid w:val="0052330C"/>
    <w:rsid w:val="005233ED"/>
    <w:rsid w:val="00523696"/>
    <w:rsid w:val="00524123"/>
    <w:rsid w:val="005245E8"/>
    <w:rsid w:val="0052467D"/>
    <w:rsid w:val="00526892"/>
    <w:rsid w:val="00527567"/>
    <w:rsid w:val="0053042A"/>
    <w:rsid w:val="00530D9C"/>
    <w:rsid w:val="00531E96"/>
    <w:rsid w:val="00532E5E"/>
    <w:rsid w:val="00534639"/>
    <w:rsid w:val="00534965"/>
    <w:rsid w:val="00536D58"/>
    <w:rsid w:val="0053700D"/>
    <w:rsid w:val="0054220C"/>
    <w:rsid w:val="0054232A"/>
    <w:rsid w:val="005425D8"/>
    <w:rsid w:val="00542755"/>
    <w:rsid w:val="00543229"/>
    <w:rsid w:val="00544227"/>
    <w:rsid w:val="00544A38"/>
    <w:rsid w:val="00544B12"/>
    <w:rsid w:val="0054638A"/>
    <w:rsid w:val="00546985"/>
    <w:rsid w:val="00550847"/>
    <w:rsid w:val="00551EBD"/>
    <w:rsid w:val="0055200F"/>
    <w:rsid w:val="00553142"/>
    <w:rsid w:val="0055381E"/>
    <w:rsid w:val="0055432A"/>
    <w:rsid w:val="00554F73"/>
    <w:rsid w:val="00555744"/>
    <w:rsid w:val="00556031"/>
    <w:rsid w:val="005561FD"/>
    <w:rsid w:val="005562F2"/>
    <w:rsid w:val="00556C11"/>
    <w:rsid w:val="00557804"/>
    <w:rsid w:val="00557EA7"/>
    <w:rsid w:val="00560B62"/>
    <w:rsid w:val="00561E30"/>
    <w:rsid w:val="005633E7"/>
    <w:rsid w:val="00563B4D"/>
    <w:rsid w:val="00563BC3"/>
    <w:rsid w:val="005649BA"/>
    <w:rsid w:val="00564C91"/>
    <w:rsid w:val="00567451"/>
    <w:rsid w:val="005702BF"/>
    <w:rsid w:val="005706B7"/>
    <w:rsid w:val="005713B2"/>
    <w:rsid w:val="00571A31"/>
    <w:rsid w:val="00572A14"/>
    <w:rsid w:val="00575675"/>
    <w:rsid w:val="005769C4"/>
    <w:rsid w:val="0057703F"/>
    <w:rsid w:val="0057746D"/>
    <w:rsid w:val="00577CAC"/>
    <w:rsid w:val="005807F3"/>
    <w:rsid w:val="00583AC2"/>
    <w:rsid w:val="00583F59"/>
    <w:rsid w:val="00584133"/>
    <w:rsid w:val="00584C70"/>
    <w:rsid w:val="00585BC8"/>
    <w:rsid w:val="00585E2E"/>
    <w:rsid w:val="00586571"/>
    <w:rsid w:val="00586823"/>
    <w:rsid w:val="00586A32"/>
    <w:rsid w:val="00586EA1"/>
    <w:rsid w:val="005901C1"/>
    <w:rsid w:val="00591188"/>
    <w:rsid w:val="005923F8"/>
    <w:rsid w:val="00592908"/>
    <w:rsid w:val="00594DB3"/>
    <w:rsid w:val="00594EFA"/>
    <w:rsid w:val="00594F7A"/>
    <w:rsid w:val="00595C59"/>
    <w:rsid w:val="00597D0E"/>
    <w:rsid w:val="005A00D4"/>
    <w:rsid w:val="005A0E91"/>
    <w:rsid w:val="005A18CD"/>
    <w:rsid w:val="005A1A3E"/>
    <w:rsid w:val="005A3934"/>
    <w:rsid w:val="005A39A4"/>
    <w:rsid w:val="005A4100"/>
    <w:rsid w:val="005A4BF0"/>
    <w:rsid w:val="005A5BF6"/>
    <w:rsid w:val="005A6B9F"/>
    <w:rsid w:val="005A79D8"/>
    <w:rsid w:val="005B0C9D"/>
    <w:rsid w:val="005B1B70"/>
    <w:rsid w:val="005B1E10"/>
    <w:rsid w:val="005B34D9"/>
    <w:rsid w:val="005B3E88"/>
    <w:rsid w:val="005B4646"/>
    <w:rsid w:val="005B79C7"/>
    <w:rsid w:val="005C1B59"/>
    <w:rsid w:val="005C2432"/>
    <w:rsid w:val="005C29AE"/>
    <w:rsid w:val="005C3070"/>
    <w:rsid w:val="005C3198"/>
    <w:rsid w:val="005C3827"/>
    <w:rsid w:val="005C4B92"/>
    <w:rsid w:val="005C5D4D"/>
    <w:rsid w:val="005C6B1A"/>
    <w:rsid w:val="005D0E20"/>
    <w:rsid w:val="005D19CD"/>
    <w:rsid w:val="005D2963"/>
    <w:rsid w:val="005D379A"/>
    <w:rsid w:val="005D3D72"/>
    <w:rsid w:val="005D53A6"/>
    <w:rsid w:val="005D78F6"/>
    <w:rsid w:val="005D7A1C"/>
    <w:rsid w:val="005E047C"/>
    <w:rsid w:val="005E24B2"/>
    <w:rsid w:val="005E2632"/>
    <w:rsid w:val="005E26CE"/>
    <w:rsid w:val="005E3A97"/>
    <w:rsid w:val="005E3D8C"/>
    <w:rsid w:val="005E4DCD"/>
    <w:rsid w:val="005E5B08"/>
    <w:rsid w:val="005E671A"/>
    <w:rsid w:val="005E737D"/>
    <w:rsid w:val="005E76AE"/>
    <w:rsid w:val="005F0801"/>
    <w:rsid w:val="005F0909"/>
    <w:rsid w:val="005F0FD0"/>
    <w:rsid w:val="005F339C"/>
    <w:rsid w:val="005F3D46"/>
    <w:rsid w:val="005F3D53"/>
    <w:rsid w:val="005F3EE2"/>
    <w:rsid w:val="005F3FB8"/>
    <w:rsid w:val="005F41A4"/>
    <w:rsid w:val="005F551F"/>
    <w:rsid w:val="005F71B0"/>
    <w:rsid w:val="005F7DEC"/>
    <w:rsid w:val="00600427"/>
    <w:rsid w:val="00602ACE"/>
    <w:rsid w:val="00604E01"/>
    <w:rsid w:val="006055CF"/>
    <w:rsid w:val="00606C9A"/>
    <w:rsid w:val="0061083B"/>
    <w:rsid w:val="006109C0"/>
    <w:rsid w:val="00610F19"/>
    <w:rsid w:val="0061388E"/>
    <w:rsid w:val="00615121"/>
    <w:rsid w:val="00615810"/>
    <w:rsid w:val="0061674D"/>
    <w:rsid w:val="00617A2D"/>
    <w:rsid w:val="00620D72"/>
    <w:rsid w:val="00621139"/>
    <w:rsid w:val="00621E3A"/>
    <w:rsid w:val="0062350B"/>
    <w:rsid w:val="00623B55"/>
    <w:rsid w:val="00623D90"/>
    <w:rsid w:val="006257E6"/>
    <w:rsid w:val="006269C8"/>
    <w:rsid w:val="006311E9"/>
    <w:rsid w:val="00631907"/>
    <w:rsid w:val="00632A87"/>
    <w:rsid w:val="006332D4"/>
    <w:rsid w:val="006339C7"/>
    <w:rsid w:val="00634AE4"/>
    <w:rsid w:val="00634FC3"/>
    <w:rsid w:val="0063755B"/>
    <w:rsid w:val="00637D2C"/>
    <w:rsid w:val="00640F2F"/>
    <w:rsid w:val="00641C9D"/>
    <w:rsid w:val="00641FBA"/>
    <w:rsid w:val="00642718"/>
    <w:rsid w:val="0064282F"/>
    <w:rsid w:val="0064317F"/>
    <w:rsid w:val="006435E0"/>
    <w:rsid w:val="00643D97"/>
    <w:rsid w:val="0064451A"/>
    <w:rsid w:val="00645444"/>
    <w:rsid w:val="00647FFE"/>
    <w:rsid w:val="0065064F"/>
    <w:rsid w:val="00650ABC"/>
    <w:rsid w:val="00652678"/>
    <w:rsid w:val="00652E4D"/>
    <w:rsid w:val="006538E0"/>
    <w:rsid w:val="00654B64"/>
    <w:rsid w:val="00655BF4"/>
    <w:rsid w:val="006560BA"/>
    <w:rsid w:val="00656DE6"/>
    <w:rsid w:val="006577CE"/>
    <w:rsid w:val="00657957"/>
    <w:rsid w:val="00660720"/>
    <w:rsid w:val="00660E02"/>
    <w:rsid w:val="00662745"/>
    <w:rsid w:val="006631F9"/>
    <w:rsid w:val="00663289"/>
    <w:rsid w:val="006637A1"/>
    <w:rsid w:val="00663DE5"/>
    <w:rsid w:val="006652CE"/>
    <w:rsid w:val="006670EA"/>
    <w:rsid w:val="006671D3"/>
    <w:rsid w:val="006674A6"/>
    <w:rsid w:val="00667A75"/>
    <w:rsid w:val="00670B4E"/>
    <w:rsid w:val="00670B57"/>
    <w:rsid w:val="006712D8"/>
    <w:rsid w:val="00671CFA"/>
    <w:rsid w:val="0067280F"/>
    <w:rsid w:val="006728C5"/>
    <w:rsid w:val="006729D2"/>
    <w:rsid w:val="00672B3F"/>
    <w:rsid w:val="00672B8F"/>
    <w:rsid w:val="006732FC"/>
    <w:rsid w:val="00673452"/>
    <w:rsid w:val="0067390E"/>
    <w:rsid w:val="0067457D"/>
    <w:rsid w:val="0067569A"/>
    <w:rsid w:val="0067577F"/>
    <w:rsid w:val="00676160"/>
    <w:rsid w:val="006764A9"/>
    <w:rsid w:val="00676E63"/>
    <w:rsid w:val="00677FE8"/>
    <w:rsid w:val="006814FE"/>
    <w:rsid w:val="006820A6"/>
    <w:rsid w:val="006861B3"/>
    <w:rsid w:val="00686BB3"/>
    <w:rsid w:val="0068792E"/>
    <w:rsid w:val="00687F9B"/>
    <w:rsid w:val="00691428"/>
    <w:rsid w:val="00693657"/>
    <w:rsid w:val="00695E5E"/>
    <w:rsid w:val="00695EF3"/>
    <w:rsid w:val="0069603F"/>
    <w:rsid w:val="0069689B"/>
    <w:rsid w:val="006A0BE0"/>
    <w:rsid w:val="006A2488"/>
    <w:rsid w:val="006A36A8"/>
    <w:rsid w:val="006A451B"/>
    <w:rsid w:val="006A6F12"/>
    <w:rsid w:val="006B000B"/>
    <w:rsid w:val="006B1051"/>
    <w:rsid w:val="006B3552"/>
    <w:rsid w:val="006B3A60"/>
    <w:rsid w:val="006B7EBE"/>
    <w:rsid w:val="006C2AD6"/>
    <w:rsid w:val="006C2F93"/>
    <w:rsid w:val="006C31C7"/>
    <w:rsid w:val="006C3F26"/>
    <w:rsid w:val="006C4577"/>
    <w:rsid w:val="006C523B"/>
    <w:rsid w:val="006C53F0"/>
    <w:rsid w:val="006C70B2"/>
    <w:rsid w:val="006C754E"/>
    <w:rsid w:val="006D1243"/>
    <w:rsid w:val="006D1F19"/>
    <w:rsid w:val="006D405F"/>
    <w:rsid w:val="006D4555"/>
    <w:rsid w:val="006D7215"/>
    <w:rsid w:val="006D7742"/>
    <w:rsid w:val="006D783B"/>
    <w:rsid w:val="006E03DA"/>
    <w:rsid w:val="006E0446"/>
    <w:rsid w:val="006E06B0"/>
    <w:rsid w:val="006E090A"/>
    <w:rsid w:val="006E2486"/>
    <w:rsid w:val="006E2515"/>
    <w:rsid w:val="006E5741"/>
    <w:rsid w:val="006E633B"/>
    <w:rsid w:val="006F0124"/>
    <w:rsid w:val="006F05F3"/>
    <w:rsid w:val="006F1B0B"/>
    <w:rsid w:val="006F2586"/>
    <w:rsid w:val="006F2B77"/>
    <w:rsid w:val="006F3D42"/>
    <w:rsid w:val="006F6A3E"/>
    <w:rsid w:val="006F7C98"/>
    <w:rsid w:val="00700ABD"/>
    <w:rsid w:val="00701DF6"/>
    <w:rsid w:val="007029BE"/>
    <w:rsid w:val="00703437"/>
    <w:rsid w:val="00703904"/>
    <w:rsid w:val="00703A69"/>
    <w:rsid w:val="00705CF1"/>
    <w:rsid w:val="007071A3"/>
    <w:rsid w:val="00710143"/>
    <w:rsid w:val="007116BA"/>
    <w:rsid w:val="00712B93"/>
    <w:rsid w:val="007137E0"/>
    <w:rsid w:val="00713911"/>
    <w:rsid w:val="007140DB"/>
    <w:rsid w:val="0071469A"/>
    <w:rsid w:val="007152B3"/>
    <w:rsid w:val="00720700"/>
    <w:rsid w:val="0072150E"/>
    <w:rsid w:val="00721BCC"/>
    <w:rsid w:val="00721C51"/>
    <w:rsid w:val="00723171"/>
    <w:rsid w:val="007231F9"/>
    <w:rsid w:val="0072367F"/>
    <w:rsid w:val="00724BC9"/>
    <w:rsid w:val="00726798"/>
    <w:rsid w:val="007272E2"/>
    <w:rsid w:val="00727917"/>
    <w:rsid w:val="00727EE8"/>
    <w:rsid w:val="00730FE4"/>
    <w:rsid w:val="00731194"/>
    <w:rsid w:val="00734559"/>
    <w:rsid w:val="007349B6"/>
    <w:rsid w:val="00734E43"/>
    <w:rsid w:val="00735A0F"/>
    <w:rsid w:val="00735D94"/>
    <w:rsid w:val="00736EE6"/>
    <w:rsid w:val="0073766F"/>
    <w:rsid w:val="00740A1F"/>
    <w:rsid w:val="0074395A"/>
    <w:rsid w:val="00745A17"/>
    <w:rsid w:val="007461D0"/>
    <w:rsid w:val="00747805"/>
    <w:rsid w:val="007505E7"/>
    <w:rsid w:val="00751171"/>
    <w:rsid w:val="00752DFD"/>
    <w:rsid w:val="00753ED2"/>
    <w:rsid w:val="007542A7"/>
    <w:rsid w:val="00754FE7"/>
    <w:rsid w:val="0075574C"/>
    <w:rsid w:val="00756193"/>
    <w:rsid w:val="00756E44"/>
    <w:rsid w:val="0076008C"/>
    <w:rsid w:val="00760C62"/>
    <w:rsid w:val="00761B37"/>
    <w:rsid w:val="00762491"/>
    <w:rsid w:val="00762B92"/>
    <w:rsid w:val="0076371B"/>
    <w:rsid w:val="00765984"/>
    <w:rsid w:val="007670DA"/>
    <w:rsid w:val="00767FE6"/>
    <w:rsid w:val="0077065F"/>
    <w:rsid w:val="00773DB4"/>
    <w:rsid w:val="00774776"/>
    <w:rsid w:val="007764B4"/>
    <w:rsid w:val="00777043"/>
    <w:rsid w:val="007778A5"/>
    <w:rsid w:val="00777BA7"/>
    <w:rsid w:val="00780390"/>
    <w:rsid w:val="0078046C"/>
    <w:rsid w:val="00780AA1"/>
    <w:rsid w:val="00781554"/>
    <w:rsid w:val="00782E9C"/>
    <w:rsid w:val="00783062"/>
    <w:rsid w:val="0078351E"/>
    <w:rsid w:val="0078373A"/>
    <w:rsid w:val="00783BF0"/>
    <w:rsid w:val="00783E7B"/>
    <w:rsid w:val="00785B7C"/>
    <w:rsid w:val="007861C1"/>
    <w:rsid w:val="00786C73"/>
    <w:rsid w:val="00787810"/>
    <w:rsid w:val="00791C2E"/>
    <w:rsid w:val="00791F69"/>
    <w:rsid w:val="0079200A"/>
    <w:rsid w:val="0079413B"/>
    <w:rsid w:val="00794624"/>
    <w:rsid w:val="00795422"/>
    <w:rsid w:val="00795C53"/>
    <w:rsid w:val="00796A1E"/>
    <w:rsid w:val="007A0D38"/>
    <w:rsid w:val="007A1A6D"/>
    <w:rsid w:val="007A20AC"/>
    <w:rsid w:val="007A26AF"/>
    <w:rsid w:val="007A2E51"/>
    <w:rsid w:val="007A3586"/>
    <w:rsid w:val="007A4294"/>
    <w:rsid w:val="007A43B1"/>
    <w:rsid w:val="007A43C9"/>
    <w:rsid w:val="007A627C"/>
    <w:rsid w:val="007A7F21"/>
    <w:rsid w:val="007B0D5F"/>
    <w:rsid w:val="007B37F2"/>
    <w:rsid w:val="007B3806"/>
    <w:rsid w:val="007B7710"/>
    <w:rsid w:val="007C03B4"/>
    <w:rsid w:val="007C1C8D"/>
    <w:rsid w:val="007C2C2C"/>
    <w:rsid w:val="007C2F0B"/>
    <w:rsid w:val="007C3888"/>
    <w:rsid w:val="007C3A76"/>
    <w:rsid w:val="007C4DCF"/>
    <w:rsid w:val="007C659B"/>
    <w:rsid w:val="007C742F"/>
    <w:rsid w:val="007D0B11"/>
    <w:rsid w:val="007D13D3"/>
    <w:rsid w:val="007D218D"/>
    <w:rsid w:val="007D2DD9"/>
    <w:rsid w:val="007D3A1D"/>
    <w:rsid w:val="007D3EAF"/>
    <w:rsid w:val="007D4175"/>
    <w:rsid w:val="007D46AD"/>
    <w:rsid w:val="007D5F26"/>
    <w:rsid w:val="007D78B5"/>
    <w:rsid w:val="007E0322"/>
    <w:rsid w:val="007E0B9F"/>
    <w:rsid w:val="007E0E47"/>
    <w:rsid w:val="007E21EA"/>
    <w:rsid w:val="007E5E84"/>
    <w:rsid w:val="007E6171"/>
    <w:rsid w:val="007E69FF"/>
    <w:rsid w:val="007E6F0E"/>
    <w:rsid w:val="007E6FBB"/>
    <w:rsid w:val="007E7B6E"/>
    <w:rsid w:val="007F0261"/>
    <w:rsid w:val="007F1394"/>
    <w:rsid w:val="007F2ECE"/>
    <w:rsid w:val="007F3300"/>
    <w:rsid w:val="007F3CD6"/>
    <w:rsid w:val="007F74C4"/>
    <w:rsid w:val="0080018E"/>
    <w:rsid w:val="0080082F"/>
    <w:rsid w:val="0080291A"/>
    <w:rsid w:val="00804D61"/>
    <w:rsid w:val="0080570C"/>
    <w:rsid w:val="00807255"/>
    <w:rsid w:val="00810ABC"/>
    <w:rsid w:val="00810C68"/>
    <w:rsid w:val="00811FD5"/>
    <w:rsid w:val="008131F2"/>
    <w:rsid w:val="0081391D"/>
    <w:rsid w:val="00814BD2"/>
    <w:rsid w:val="00814E81"/>
    <w:rsid w:val="00817E89"/>
    <w:rsid w:val="0082064A"/>
    <w:rsid w:val="00820897"/>
    <w:rsid w:val="0082263D"/>
    <w:rsid w:val="008233D9"/>
    <w:rsid w:val="00825396"/>
    <w:rsid w:val="00830351"/>
    <w:rsid w:val="008317D2"/>
    <w:rsid w:val="00831800"/>
    <w:rsid w:val="00832335"/>
    <w:rsid w:val="00833F5D"/>
    <w:rsid w:val="00834709"/>
    <w:rsid w:val="0083539C"/>
    <w:rsid w:val="00835748"/>
    <w:rsid w:val="00837C0B"/>
    <w:rsid w:val="008400EB"/>
    <w:rsid w:val="008428D6"/>
    <w:rsid w:val="00842C8F"/>
    <w:rsid w:val="0084311B"/>
    <w:rsid w:val="00844285"/>
    <w:rsid w:val="00844F67"/>
    <w:rsid w:val="00845D86"/>
    <w:rsid w:val="00845EE1"/>
    <w:rsid w:val="00847C95"/>
    <w:rsid w:val="008500A9"/>
    <w:rsid w:val="00851064"/>
    <w:rsid w:val="00853B73"/>
    <w:rsid w:val="00853CC0"/>
    <w:rsid w:val="008542A8"/>
    <w:rsid w:val="00854782"/>
    <w:rsid w:val="008548B7"/>
    <w:rsid w:val="00855A02"/>
    <w:rsid w:val="00856075"/>
    <w:rsid w:val="008568FC"/>
    <w:rsid w:val="00856992"/>
    <w:rsid w:val="00857F8C"/>
    <w:rsid w:val="00860AC5"/>
    <w:rsid w:val="00861385"/>
    <w:rsid w:val="00861A99"/>
    <w:rsid w:val="00861C5E"/>
    <w:rsid w:val="0086254F"/>
    <w:rsid w:val="008627D7"/>
    <w:rsid w:val="008635FE"/>
    <w:rsid w:val="00863B19"/>
    <w:rsid w:val="00865F8E"/>
    <w:rsid w:val="00866E16"/>
    <w:rsid w:val="00871355"/>
    <w:rsid w:val="00872568"/>
    <w:rsid w:val="008756AF"/>
    <w:rsid w:val="00875AF2"/>
    <w:rsid w:val="00876018"/>
    <w:rsid w:val="00880B85"/>
    <w:rsid w:val="00883A7C"/>
    <w:rsid w:val="008904C3"/>
    <w:rsid w:val="008916BF"/>
    <w:rsid w:val="00892C62"/>
    <w:rsid w:val="00892D1E"/>
    <w:rsid w:val="008A4745"/>
    <w:rsid w:val="008A4941"/>
    <w:rsid w:val="008A4CE0"/>
    <w:rsid w:val="008A5E8D"/>
    <w:rsid w:val="008A7F57"/>
    <w:rsid w:val="008B0EC1"/>
    <w:rsid w:val="008B174B"/>
    <w:rsid w:val="008B5402"/>
    <w:rsid w:val="008B6324"/>
    <w:rsid w:val="008B65E7"/>
    <w:rsid w:val="008B68E8"/>
    <w:rsid w:val="008B7171"/>
    <w:rsid w:val="008C07A8"/>
    <w:rsid w:val="008C0EFB"/>
    <w:rsid w:val="008C1506"/>
    <w:rsid w:val="008C1C93"/>
    <w:rsid w:val="008C3EC0"/>
    <w:rsid w:val="008C4186"/>
    <w:rsid w:val="008C465D"/>
    <w:rsid w:val="008C4992"/>
    <w:rsid w:val="008C5FBB"/>
    <w:rsid w:val="008C66C1"/>
    <w:rsid w:val="008D211A"/>
    <w:rsid w:val="008D28D1"/>
    <w:rsid w:val="008D2A84"/>
    <w:rsid w:val="008D372A"/>
    <w:rsid w:val="008D3D45"/>
    <w:rsid w:val="008D4EC4"/>
    <w:rsid w:val="008D5597"/>
    <w:rsid w:val="008D584E"/>
    <w:rsid w:val="008D643B"/>
    <w:rsid w:val="008D6DE7"/>
    <w:rsid w:val="008D789A"/>
    <w:rsid w:val="008E152D"/>
    <w:rsid w:val="008E2204"/>
    <w:rsid w:val="008E2D9F"/>
    <w:rsid w:val="008E3AA2"/>
    <w:rsid w:val="008E5728"/>
    <w:rsid w:val="008E7317"/>
    <w:rsid w:val="008E754C"/>
    <w:rsid w:val="008F08D8"/>
    <w:rsid w:val="008F1AC6"/>
    <w:rsid w:val="008F3089"/>
    <w:rsid w:val="008F38C0"/>
    <w:rsid w:val="008F5D92"/>
    <w:rsid w:val="008F6631"/>
    <w:rsid w:val="008F69B0"/>
    <w:rsid w:val="008F6FCC"/>
    <w:rsid w:val="008F724B"/>
    <w:rsid w:val="008F7F1F"/>
    <w:rsid w:val="0090147A"/>
    <w:rsid w:val="0090159D"/>
    <w:rsid w:val="00901651"/>
    <w:rsid w:val="0090328D"/>
    <w:rsid w:val="0090338B"/>
    <w:rsid w:val="00903CBF"/>
    <w:rsid w:val="00903D31"/>
    <w:rsid w:val="009056A4"/>
    <w:rsid w:val="00905EAF"/>
    <w:rsid w:val="00910725"/>
    <w:rsid w:val="00912579"/>
    <w:rsid w:val="009125F7"/>
    <w:rsid w:val="009135CF"/>
    <w:rsid w:val="00913B77"/>
    <w:rsid w:val="009151F9"/>
    <w:rsid w:val="0092041B"/>
    <w:rsid w:val="0092133F"/>
    <w:rsid w:val="00921996"/>
    <w:rsid w:val="00922983"/>
    <w:rsid w:val="009231C4"/>
    <w:rsid w:val="009300B5"/>
    <w:rsid w:val="00931120"/>
    <w:rsid w:val="0093163C"/>
    <w:rsid w:val="009316C9"/>
    <w:rsid w:val="0093240B"/>
    <w:rsid w:val="0093277B"/>
    <w:rsid w:val="0093316E"/>
    <w:rsid w:val="0093360E"/>
    <w:rsid w:val="00933644"/>
    <w:rsid w:val="0093416F"/>
    <w:rsid w:val="0093439A"/>
    <w:rsid w:val="00934EA7"/>
    <w:rsid w:val="0093753B"/>
    <w:rsid w:val="009404A2"/>
    <w:rsid w:val="009415C0"/>
    <w:rsid w:val="009424A1"/>
    <w:rsid w:val="00942FB3"/>
    <w:rsid w:val="00943444"/>
    <w:rsid w:val="00944113"/>
    <w:rsid w:val="00944FAD"/>
    <w:rsid w:val="009458A4"/>
    <w:rsid w:val="00947180"/>
    <w:rsid w:val="00950B25"/>
    <w:rsid w:val="00950BD7"/>
    <w:rsid w:val="0095155F"/>
    <w:rsid w:val="009538F1"/>
    <w:rsid w:val="009551DF"/>
    <w:rsid w:val="0095750F"/>
    <w:rsid w:val="00957675"/>
    <w:rsid w:val="00957901"/>
    <w:rsid w:val="00957C43"/>
    <w:rsid w:val="0096159B"/>
    <w:rsid w:val="0096165F"/>
    <w:rsid w:val="009621F9"/>
    <w:rsid w:val="00962EE0"/>
    <w:rsid w:val="00964A6F"/>
    <w:rsid w:val="00965083"/>
    <w:rsid w:val="009701F1"/>
    <w:rsid w:val="00970D35"/>
    <w:rsid w:val="00971189"/>
    <w:rsid w:val="00971DCB"/>
    <w:rsid w:val="00972B04"/>
    <w:rsid w:val="009730D3"/>
    <w:rsid w:val="009732A0"/>
    <w:rsid w:val="00974755"/>
    <w:rsid w:val="00974FE2"/>
    <w:rsid w:val="00975DBF"/>
    <w:rsid w:val="00976388"/>
    <w:rsid w:val="00976DA0"/>
    <w:rsid w:val="00977A38"/>
    <w:rsid w:val="00980202"/>
    <w:rsid w:val="0098161B"/>
    <w:rsid w:val="00981F82"/>
    <w:rsid w:val="00982EE0"/>
    <w:rsid w:val="00983A04"/>
    <w:rsid w:val="00990633"/>
    <w:rsid w:val="00994547"/>
    <w:rsid w:val="00996D34"/>
    <w:rsid w:val="00997296"/>
    <w:rsid w:val="009A11D4"/>
    <w:rsid w:val="009A18BC"/>
    <w:rsid w:val="009A1A8B"/>
    <w:rsid w:val="009A1E74"/>
    <w:rsid w:val="009A4E63"/>
    <w:rsid w:val="009A5CF1"/>
    <w:rsid w:val="009A683E"/>
    <w:rsid w:val="009A765E"/>
    <w:rsid w:val="009A7C38"/>
    <w:rsid w:val="009B02FD"/>
    <w:rsid w:val="009B1BD3"/>
    <w:rsid w:val="009B1C6F"/>
    <w:rsid w:val="009B4871"/>
    <w:rsid w:val="009B6CFD"/>
    <w:rsid w:val="009B6F3E"/>
    <w:rsid w:val="009C0E5A"/>
    <w:rsid w:val="009C15FA"/>
    <w:rsid w:val="009C1D82"/>
    <w:rsid w:val="009C29AC"/>
    <w:rsid w:val="009C2D52"/>
    <w:rsid w:val="009C3022"/>
    <w:rsid w:val="009C35E6"/>
    <w:rsid w:val="009C3CEC"/>
    <w:rsid w:val="009C43AE"/>
    <w:rsid w:val="009C6D01"/>
    <w:rsid w:val="009C6EE9"/>
    <w:rsid w:val="009D044A"/>
    <w:rsid w:val="009D06BF"/>
    <w:rsid w:val="009D0950"/>
    <w:rsid w:val="009D0AB1"/>
    <w:rsid w:val="009D1FBA"/>
    <w:rsid w:val="009D2913"/>
    <w:rsid w:val="009D2EF3"/>
    <w:rsid w:val="009D38F2"/>
    <w:rsid w:val="009D40B6"/>
    <w:rsid w:val="009D4F05"/>
    <w:rsid w:val="009E0B91"/>
    <w:rsid w:val="009E114F"/>
    <w:rsid w:val="009E1C02"/>
    <w:rsid w:val="009E1D88"/>
    <w:rsid w:val="009E22B3"/>
    <w:rsid w:val="009E3F8A"/>
    <w:rsid w:val="009E7402"/>
    <w:rsid w:val="009F4308"/>
    <w:rsid w:val="009F5945"/>
    <w:rsid w:val="009F5A07"/>
    <w:rsid w:val="009F5F07"/>
    <w:rsid w:val="009F6533"/>
    <w:rsid w:val="009F67D7"/>
    <w:rsid w:val="00A00BFD"/>
    <w:rsid w:val="00A00EA8"/>
    <w:rsid w:val="00A00EE1"/>
    <w:rsid w:val="00A024FD"/>
    <w:rsid w:val="00A029C4"/>
    <w:rsid w:val="00A0337E"/>
    <w:rsid w:val="00A044C9"/>
    <w:rsid w:val="00A04524"/>
    <w:rsid w:val="00A04945"/>
    <w:rsid w:val="00A04F3A"/>
    <w:rsid w:val="00A055A7"/>
    <w:rsid w:val="00A060AA"/>
    <w:rsid w:val="00A0784D"/>
    <w:rsid w:val="00A1219C"/>
    <w:rsid w:val="00A1241C"/>
    <w:rsid w:val="00A148E0"/>
    <w:rsid w:val="00A15F6F"/>
    <w:rsid w:val="00A176B2"/>
    <w:rsid w:val="00A20013"/>
    <w:rsid w:val="00A20138"/>
    <w:rsid w:val="00A20B19"/>
    <w:rsid w:val="00A21FF6"/>
    <w:rsid w:val="00A22118"/>
    <w:rsid w:val="00A24657"/>
    <w:rsid w:val="00A264C7"/>
    <w:rsid w:val="00A2656C"/>
    <w:rsid w:val="00A26917"/>
    <w:rsid w:val="00A271E0"/>
    <w:rsid w:val="00A2787D"/>
    <w:rsid w:val="00A300A4"/>
    <w:rsid w:val="00A339D7"/>
    <w:rsid w:val="00A34D4A"/>
    <w:rsid w:val="00A368EB"/>
    <w:rsid w:val="00A37BB1"/>
    <w:rsid w:val="00A4047D"/>
    <w:rsid w:val="00A405A2"/>
    <w:rsid w:val="00A410A0"/>
    <w:rsid w:val="00A4174D"/>
    <w:rsid w:val="00A41B94"/>
    <w:rsid w:val="00A41F76"/>
    <w:rsid w:val="00A424C5"/>
    <w:rsid w:val="00A45C3D"/>
    <w:rsid w:val="00A46146"/>
    <w:rsid w:val="00A46E0F"/>
    <w:rsid w:val="00A47866"/>
    <w:rsid w:val="00A502C4"/>
    <w:rsid w:val="00A522F5"/>
    <w:rsid w:val="00A526A6"/>
    <w:rsid w:val="00A527A5"/>
    <w:rsid w:val="00A52AE7"/>
    <w:rsid w:val="00A5316C"/>
    <w:rsid w:val="00A53601"/>
    <w:rsid w:val="00A53686"/>
    <w:rsid w:val="00A53D79"/>
    <w:rsid w:val="00A540A3"/>
    <w:rsid w:val="00A54958"/>
    <w:rsid w:val="00A549C1"/>
    <w:rsid w:val="00A556E4"/>
    <w:rsid w:val="00A57C60"/>
    <w:rsid w:val="00A60787"/>
    <w:rsid w:val="00A60A68"/>
    <w:rsid w:val="00A617BF"/>
    <w:rsid w:val="00A628C3"/>
    <w:rsid w:val="00A629ED"/>
    <w:rsid w:val="00A62DC8"/>
    <w:rsid w:val="00A6332D"/>
    <w:rsid w:val="00A64F96"/>
    <w:rsid w:val="00A65A92"/>
    <w:rsid w:val="00A65CBA"/>
    <w:rsid w:val="00A667DE"/>
    <w:rsid w:val="00A66EF4"/>
    <w:rsid w:val="00A7023D"/>
    <w:rsid w:val="00A70FC8"/>
    <w:rsid w:val="00A71014"/>
    <w:rsid w:val="00A74456"/>
    <w:rsid w:val="00A756C6"/>
    <w:rsid w:val="00A779D8"/>
    <w:rsid w:val="00A816DF"/>
    <w:rsid w:val="00A8245E"/>
    <w:rsid w:val="00A827E2"/>
    <w:rsid w:val="00A83166"/>
    <w:rsid w:val="00A83965"/>
    <w:rsid w:val="00A83B19"/>
    <w:rsid w:val="00A83C40"/>
    <w:rsid w:val="00A83CDD"/>
    <w:rsid w:val="00A844BD"/>
    <w:rsid w:val="00A84701"/>
    <w:rsid w:val="00A85A33"/>
    <w:rsid w:val="00A86014"/>
    <w:rsid w:val="00A86AEC"/>
    <w:rsid w:val="00A86E96"/>
    <w:rsid w:val="00A91094"/>
    <w:rsid w:val="00A91F0B"/>
    <w:rsid w:val="00A9366E"/>
    <w:rsid w:val="00A94419"/>
    <w:rsid w:val="00A948F3"/>
    <w:rsid w:val="00A94B9F"/>
    <w:rsid w:val="00A94D71"/>
    <w:rsid w:val="00A95F2F"/>
    <w:rsid w:val="00A96308"/>
    <w:rsid w:val="00AA0B88"/>
    <w:rsid w:val="00AA0D0C"/>
    <w:rsid w:val="00AA152B"/>
    <w:rsid w:val="00AA202E"/>
    <w:rsid w:val="00AA2DD0"/>
    <w:rsid w:val="00AA2EFD"/>
    <w:rsid w:val="00AA5389"/>
    <w:rsid w:val="00AA6295"/>
    <w:rsid w:val="00AA661B"/>
    <w:rsid w:val="00AA733C"/>
    <w:rsid w:val="00AA78FF"/>
    <w:rsid w:val="00AA7E40"/>
    <w:rsid w:val="00AA7FB3"/>
    <w:rsid w:val="00AB19FD"/>
    <w:rsid w:val="00AB2636"/>
    <w:rsid w:val="00AB4C5A"/>
    <w:rsid w:val="00AB5734"/>
    <w:rsid w:val="00AB657E"/>
    <w:rsid w:val="00AB700F"/>
    <w:rsid w:val="00AC02EB"/>
    <w:rsid w:val="00AC254E"/>
    <w:rsid w:val="00AC29FD"/>
    <w:rsid w:val="00AC63F2"/>
    <w:rsid w:val="00AC79B3"/>
    <w:rsid w:val="00AD137B"/>
    <w:rsid w:val="00AD26AE"/>
    <w:rsid w:val="00AD29E6"/>
    <w:rsid w:val="00AD2A98"/>
    <w:rsid w:val="00AD3418"/>
    <w:rsid w:val="00AD4877"/>
    <w:rsid w:val="00AD5397"/>
    <w:rsid w:val="00AD5A9E"/>
    <w:rsid w:val="00AD70FF"/>
    <w:rsid w:val="00AE1D62"/>
    <w:rsid w:val="00AE247C"/>
    <w:rsid w:val="00AE2D36"/>
    <w:rsid w:val="00AE38F9"/>
    <w:rsid w:val="00AE42D8"/>
    <w:rsid w:val="00AE4781"/>
    <w:rsid w:val="00AE4D21"/>
    <w:rsid w:val="00AE75E3"/>
    <w:rsid w:val="00AF379D"/>
    <w:rsid w:val="00AF380E"/>
    <w:rsid w:val="00AF3FED"/>
    <w:rsid w:val="00AF49DE"/>
    <w:rsid w:val="00AF519A"/>
    <w:rsid w:val="00AF6072"/>
    <w:rsid w:val="00AF6658"/>
    <w:rsid w:val="00B005BD"/>
    <w:rsid w:val="00B025B9"/>
    <w:rsid w:val="00B038ED"/>
    <w:rsid w:val="00B100B3"/>
    <w:rsid w:val="00B1082D"/>
    <w:rsid w:val="00B136AF"/>
    <w:rsid w:val="00B13D5E"/>
    <w:rsid w:val="00B159F2"/>
    <w:rsid w:val="00B163F8"/>
    <w:rsid w:val="00B16892"/>
    <w:rsid w:val="00B17002"/>
    <w:rsid w:val="00B1713A"/>
    <w:rsid w:val="00B204B4"/>
    <w:rsid w:val="00B21B29"/>
    <w:rsid w:val="00B23273"/>
    <w:rsid w:val="00B235CD"/>
    <w:rsid w:val="00B23DC7"/>
    <w:rsid w:val="00B2472E"/>
    <w:rsid w:val="00B25D0B"/>
    <w:rsid w:val="00B267B4"/>
    <w:rsid w:val="00B2686F"/>
    <w:rsid w:val="00B27026"/>
    <w:rsid w:val="00B27B90"/>
    <w:rsid w:val="00B30D55"/>
    <w:rsid w:val="00B30E27"/>
    <w:rsid w:val="00B316C2"/>
    <w:rsid w:val="00B3309F"/>
    <w:rsid w:val="00B340BB"/>
    <w:rsid w:val="00B354F8"/>
    <w:rsid w:val="00B35551"/>
    <w:rsid w:val="00B365A0"/>
    <w:rsid w:val="00B3768D"/>
    <w:rsid w:val="00B414BC"/>
    <w:rsid w:val="00B418EA"/>
    <w:rsid w:val="00B43C1D"/>
    <w:rsid w:val="00B44F93"/>
    <w:rsid w:val="00B45099"/>
    <w:rsid w:val="00B465C0"/>
    <w:rsid w:val="00B46D84"/>
    <w:rsid w:val="00B47E25"/>
    <w:rsid w:val="00B5020C"/>
    <w:rsid w:val="00B50C23"/>
    <w:rsid w:val="00B5198F"/>
    <w:rsid w:val="00B53276"/>
    <w:rsid w:val="00B53C1B"/>
    <w:rsid w:val="00B5478F"/>
    <w:rsid w:val="00B547F4"/>
    <w:rsid w:val="00B5605A"/>
    <w:rsid w:val="00B56565"/>
    <w:rsid w:val="00B57265"/>
    <w:rsid w:val="00B5739E"/>
    <w:rsid w:val="00B5799E"/>
    <w:rsid w:val="00B62171"/>
    <w:rsid w:val="00B63754"/>
    <w:rsid w:val="00B63E8B"/>
    <w:rsid w:val="00B64449"/>
    <w:rsid w:val="00B64791"/>
    <w:rsid w:val="00B64933"/>
    <w:rsid w:val="00B64959"/>
    <w:rsid w:val="00B66B4F"/>
    <w:rsid w:val="00B66C4B"/>
    <w:rsid w:val="00B66ED2"/>
    <w:rsid w:val="00B6799A"/>
    <w:rsid w:val="00B705C9"/>
    <w:rsid w:val="00B7150D"/>
    <w:rsid w:val="00B716DF"/>
    <w:rsid w:val="00B7286F"/>
    <w:rsid w:val="00B73AE8"/>
    <w:rsid w:val="00B756A0"/>
    <w:rsid w:val="00B80097"/>
    <w:rsid w:val="00B8156D"/>
    <w:rsid w:val="00B81588"/>
    <w:rsid w:val="00B856D9"/>
    <w:rsid w:val="00B8652D"/>
    <w:rsid w:val="00B86936"/>
    <w:rsid w:val="00B87B6E"/>
    <w:rsid w:val="00B87BFF"/>
    <w:rsid w:val="00B91BB9"/>
    <w:rsid w:val="00B920C4"/>
    <w:rsid w:val="00B9231B"/>
    <w:rsid w:val="00B92D1D"/>
    <w:rsid w:val="00B92E52"/>
    <w:rsid w:val="00B9345D"/>
    <w:rsid w:val="00B94B99"/>
    <w:rsid w:val="00B94C7F"/>
    <w:rsid w:val="00B94E8F"/>
    <w:rsid w:val="00B95641"/>
    <w:rsid w:val="00B956B3"/>
    <w:rsid w:val="00B96462"/>
    <w:rsid w:val="00B97A2A"/>
    <w:rsid w:val="00B97FD7"/>
    <w:rsid w:val="00BA18B1"/>
    <w:rsid w:val="00BA1E53"/>
    <w:rsid w:val="00BA1F07"/>
    <w:rsid w:val="00BA2514"/>
    <w:rsid w:val="00BA2B24"/>
    <w:rsid w:val="00BA350E"/>
    <w:rsid w:val="00BA39CB"/>
    <w:rsid w:val="00BA3FBE"/>
    <w:rsid w:val="00BA4844"/>
    <w:rsid w:val="00BA6691"/>
    <w:rsid w:val="00BA7949"/>
    <w:rsid w:val="00BB0BAB"/>
    <w:rsid w:val="00BB0BC1"/>
    <w:rsid w:val="00BB33C9"/>
    <w:rsid w:val="00BB45A4"/>
    <w:rsid w:val="00BB56D9"/>
    <w:rsid w:val="00BB5F00"/>
    <w:rsid w:val="00BB63B8"/>
    <w:rsid w:val="00BB68CD"/>
    <w:rsid w:val="00BB7C20"/>
    <w:rsid w:val="00BC1591"/>
    <w:rsid w:val="00BC370A"/>
    <w:rsid w:val="00BC45A5"/>
    <w:rsid w:val="00BC5B63"/>
    <w:rsid w:val="00BC695E"/>
    <w:rsid w:val="00BC6A52"/>
    <w:rsid w:val="00BD0850"/>
    <w:rsid w:val="00BD1B64"/>
    <w:rsid w:val="00BD207C"/>
    <w:rsid w:val="00BD262F"/>
    <w:rsid w:val="00BD2C61"/>
    <w:rsid w:val="00BD3D88"/>
    <w:rsid w:val="00BD5146"/>
    <w:rsid w:val="00BD6B40"/>
    <w:rsid w:val="00BD7A88"/>
    <w:rsid w:val="00BE125C"/>
    <w:rsid w:val="00BE3BA2"/>
    <w:rsid w:val="00BE413E"/>
    <w:rsid w:val="00BE4CA8"/>
    <w:rsid w:val="00BE5695"/>
    <w:rsid w:val="00BE738F"/>
    <w:rsid w:val="00BE746A"/>
    <w:rsid w:val="00BF0B4A"/>
    <w:rsid w:val="00BF10F0"/>
    <w:rsid w:val="00BF1162"/>
    <w:rsid w:val="00BF23F4"/>
    <w:rsid w:val="00BF464A"/>
    <w:rsid w:val="00BF693A"/>
    <w:rsid w:val="00BF7E1F"/>
    <w:rsid w:val="00C0005E"/>
    <w:rsid w:val="00C0040E"/>
    <w:rsid w:val="00C00C70"/>
    <w:rsid w:val="00C0148A"/>
    <w:rsid w:val="00C01B55"/>
    <w:rsid w:val="00C02F50"/>
    <w:rsid w:val="00C03103"/>
    <w:rsid w:val="00C03118"/>
    <w:rsid w:val="00C03175"/>
    <w:rsid w:val="00C03324"/>
    <w:rsid w:val="00C03B4B"/>
    <w:rsid w:val="00C046B4"/>
    <w:rsid w:val="00C058D5"/>
    <w:rsid w:val="00C05F68"/>
    <w:rsid w:val="00C0740C"/>
    <w:rsid w:val="00C0764F"/>
    <w:rsid w:val="00C07CAF"/>
    <w:rsid w:val="00C07DF7"/>
    <w:rsid w:val="00C1154B"/>
    <w:rsid w:val="00C12F11"/>
    <w:rsid w:val="00C1312A"/>
    <w:rsid w:val="00C14366"/>
    <w:rsid w:val="00C14B57"/>
    <w:rsid w:val="00C1531B"/>
    <w:rsid w:val="00C159F5"/>
    <w:rsid w:val="00C17A8C"/>
    <w:rsid w:val="00C224BB"/>
    <w:rsid w:val="00C22672"/>
    <w:rsid w:val="00C22B14"/>
    <w:rsid w:val="00C22F91"/>
    <w:rsid w:val="00C23AC9"/>
    <w:rsid w:val="00C24A85"/>
    <w:rsid w:val="00C24AE8"/>
    <w:rsid w:val="00C24C5B"/>
    <w:rsid w:val="00C26088"/>
    <w:rsid w:val="00C26340"/>
    <w:rsid w:val="00C269CC"/>
    <w:rsid w:val="00C26A42"/>
    <w:rsid w:val="00C26D2D"/>
    <w:rsid w:val="00C27159"/>
    <w:rsid w:val="00C3409A"/>
    <w:rsid w:val="00C347A4"/>
    <w:rsid w:val="00C359A4"/>
    <w:rsid w:val="00C3642E"/>
    <w:rsid w:val="00C36AA3"/>
    <w:rsid w:val="00C36C5B"/>
    <w:rsid w:val="00C37973"/>
    <w:rsid w:val="00C379F8"/>
    <w:rsid w:val="00C37BFC"/>
    <w:rsid w:val="00C37CFE"/>
    <w:rsid w:val="00C428FA"/>
    <w:rsid w:val="00C42D70"/>
    <w:rsid w:val="00C43C98"/>
    <w:rsid w:val="00C44D2B"/>
    <w:rsid w:val="00C453E1"/>
    <w:rsid w:val="00C45DAB"/>
    <w:rsid w:val="00C468E3"/>
    <w:rsid w:val="00C508F6"/>
    <w:rsid w:val="00C53FBB"/>
    <w:rsid w:val="00C54DC5"/>
    <w:rsid w:val="00C562D0"/>
    <w:rsid w:val="00C568DB"/>
    <w:rsid w:val="00C56F7C"/>
    <w:rsid w:val="00C61044"/>
    <w:rsid w:val="00C6235A"/>
    <w:rsid w:val="00C6276A"/>
    <w:rsid w:val="00C64AED"/>
    <w:rsid w:val="00C65D75"/>
    <w:rsid w:val="00C67284"/>
    <w:rsid w:val="00C7125D"/>
    <w:rsid w:val="00C71272"/>
    <w:rsid w:val="00C71E0C"/>
    <w:rsid w:val="00C724F7"/>
    <w:rsid w:val="00C74A92"/>
    <w:rsid w:val="00C74E49"/>
    <w:rsid w:val="00C763D1"/>
    <w:rsid w:val="00C80E0C"/>
    <w:rsid w:val="00C8196C"/>
    <w:rsid w:val="00C840FB"/>
    <w:rsid w:val="00C8463A"/>
    <w:rsid w:val="00C863E3"/>
    <w:rsid w:val="00C87F45"/>
    <w:rsid w:val="00C90524"/>
    <w:rsid w:val="00C9203A"/>
    <w:rsid w:val="00C9336C"/>
    <w:rsid w:val="00C9516E"/>
    <w:rsid w:val="00C95F48"/>
    <w:rsid w:val="00C965C1"/>
    <w:rsid w:val="00C96906"/>
    <w:rsid w:val="00CA06A1"/>
    <w:rsid w:val="00CA1253"/>
    <w:rsid w:val="00CA1E3C"/>
    <w:rsid w:val="00CA2D99"/>
    <w:rsid w:val="00CA2FDF"/>
    <w:rsid w:val="00CA35D4"/>
    <w:rsid w:val="00CA50F9"/>
    <w:rsid w:val="00CA5476"/>
    <w:rsid w:val="00CA5903"/>
    <w:rsid w:val="00CA6ECF"/>
    <w:rsid w:val="00CA7375"/>
    <w:rsid w:val="00CA766F"/>
    <w:rsid w:val="00CB04D0"/>
    <w:rsid w:val="00CB1546"/>
    <w:rsid w:val="00CB2784"/>
    <w:rsid w:val="00CB2DD0"/>
    <w:rsid w:val="00CB3A26"/>
    <w:rsid w:val="00CB4050"/>
    <w:rsid w:val="00CB54D3"/>
    <w:rsid w:val="00CB5905"/>
    <w:rsid w:val="00CB6468"/>
    <w:rsid w:val="00CB664F"/>
    <w:rsid w:val="00CC0D44"/>
    <w:rsid w:val="00CC2A60"/>
    <w:rsid w:val="00CC3B21"/>
    <w:rsid w:val="00CC48F6"/>
    <w:rsid w:val="00CC4CC2"/>
    <w:rsid w:val="00CC67A2"/>
    <w:rsid w:val="00CD170B"/>
    <w:rsid w:val="00CD20ED"/>
    <w:rsid w:val="00CD3439"/>
    <w:rsid w:val="00CD4CD4"/>
    <w:rsid w:val="00CD5767"/>
    <w:rsid w:val="00CD6A4C"/>
    <w:rsid w:val="00CD7653"/>
    <w:rsid w:val="00CE0A3F"/>
    <w:rsid w:val="00CE0AC6"/>
    <w:rsid w:val="00CE0E0B"/>
    <w:rsid w:val="00CE250B"/>
    <w:rsid w:val="00CE3765"/>
    <w:rsid w:val="00CE574D"/>
    <w:rsid w:val="00CE5BAB"/>
    <w:rsid w:val="00CE7CE3"/>
    <w:rsid w:val="00CF1704"/>
    <w:rsid w:val="00CF1B77"/>
    <w:rsid w:val="00CF3B6E"/>
    <w:rsid w:val="00CF6EBF"/>
    <w:rsid w:val="00CF7671"/>
    <w:rsid w:val="00D00506"/>
    <w:rsid w:val="00D01076"/>
    <w:rsid w:val="00D03415"/>
    <w:rsid w:val="00D04F0E"/>
    <w:rsid w:val="00D051CA"/>
    <w:rsid w:val="00D052F1"/>
    <w:rsid w:val="00D05AA7"/>
    <w:rsid w:val="00D07097"/>
    <w:rsid w:val="00D12363"/>
    <w:rsid w:val="00D12660"/>
    <w:rsid w:val="00D13480"/>
    <w:rsid w:val="00D15A81"/>
    <w:rsid w:val="00D20064"/>
    <w:rsid w:val="00D20368"/>
    <w:rsid w:val="00D2207A"/>
    <w:rsid w:val="00D22CF3"/>
    <w:rsid w:val="00D23B35"/>
    <w:rsid w:val="00D23C46"/>
    <w:rsid w:val="00D2463B"/>
    <w:rsid w:val="00D24966"/>
    <w:rsid w:val="00D25112"/>
    <w:rsid w:val="00D31B32"/>
    <w:rsid w:val="00D32730"/>
    <w:rsid w:val="00D3342F"/>
    <w:rsid w:val="00D33D5F"/>
    <w:rsid w:val="00D34890"/>
    <w:rsid w:val="00D40465"/>
    <w:rsid w:val="00D42C36"/>
    <w:rsid w:val="00D435A8"/>
    <w:rsid w:val="00D451A9"/>
    <w:rsid w:val="00D529E3"/>
    <w:rsid w:val="00D53367"/>
    <w:rsid w:val="00D53472"/>
    <w:rsid w:val="00D54F51"/>
    <w:rsid w:val="00D552CA"/>
    <w:rsid w:val="00D57727"/>
    <w:rsid w:val="00D57942"/>
    <w:rsid w:val="00D60ACA"/>
    <w:rsid w:val="00D651B6"/>
    <w:rsid w:val="00D653E8"/>
    <w:rsid w:val="00D65947"/>
    <w:rsid w:val="00D65C99"/>
    <w:rsid w:val="00D66680"/>
    <w:rsid w:val="00D66872"/>
    <w:rsid w:val="00D66DC5"/>
    <w:rsid w:val="00D6757F"/>
    <w:rsid w:val="00D70EBF"/>
    <w:rsid w:val="00D71A0E"/>
    <w:rsid w:val="00D72806"/>
    <w:rsid w:val="00D72BED"/>
    <w:rsid w:val="00D738EB"/>
    <w:rsid w:val="00D745B4"/>
    <w:rsid w:val="00D77508"/>
    <w:rsid w:val="00D77DD5"/>
    <w:rsid w:val="00D77EB9"/>
    <w:rsid w:val="00D80E68"/>
    <w:rsid w:val="00D822D9"/>
    <w:rsid w:val="00D82A57"/>
    <w:rsid w:val="00D82AED"/>
    <w:rsid w:val="00D82DD5"/>
    <w:rsid w:val="00D83736"/>
    <w:rsid w:val="00D842A4"/>
    <w:rsid w:val="00D84CDD"/>
    <w:rsid w:val="00D85CAE"/>
    <w:rsid w:val="00D86954"/>
    <w:rsid w:val="00D86ECE"/>
    <w:rsid w:val="00D911D8"/>
    <w:rsid w:val="00D91910"/>
    <w:rsid w:val="00D91BB9"/>
    <w:rsid w:val="00D91F7A"/>
    <w:rsid w:val="00D92670"/>
    <w:rsid w:val="00D9319D"/>
    <w:rsid w:val="00D94098"/>
    <w:rsid w:val="00DA0A1D"/>
    <w:rsid w:val="00DA14BB"/>
    <w:rsid w:val="00DA1944"/>
    <w:rsid w:val="00DA286D"/>
    <w:rsid w:val="00DA410C"/>
    <w:rsid w:val="00DA5241"/>
    <w:rsid w:val="00DA55E9"/>
    <w:rsid w:val="00DA622C"/>
    <w:rsid w:val="00DA6E5E"/>
    <w:rsid w:val="00DB0D57"/>
    <w:rsid w:val="00DB15F1"/>
    <w:rsid w:val="00DB24CF"/>
    <w:rsid w:val="00DB2F44"/>
    <w:rsid w:val="00DB4A26"/>
    <w:rsid w:val="00DB5585"/>
    <w:rsid w:val="00DB6432"/>
    <w:rsid w:val="00DB70A6"/>
    <w:rsid w:val="00DB7A62"/>
    <w:rsid w:val="00DB7FEF"/>
    <w:rsid w:val="00DC2418"/>
    <w:rsid w:val="00DC2930"/>
    <w:rsid w:val="00DC2B00"/>
    <w:rsid w:val="00DD000B"/>
    <w:rsid w:val="00DD0B09"/>
    <w:rsid w:val="00DD1CA1"/>
    <w:rsid w:val="00DD41CB"/>
    <w:rsid w:val="00DD429A"/>
    <w:rsid w:val="00DD4698"/>
    <w:rsid w:val="00DD519B"/>
    <w:rsid w:val="00DD57AC"/>
    <w:rsid w:val="00DD5985"/>
    <w:rsid w:val="00DD5FF4"/>
    <w:rsid w:val="00DE02FC"/>
    <w:rsid w:val="00DE0A49"/>
    <w:rsid w:val="00DE1202"/>
    <w:rsid w:val="00DE1B78"/>
    <w:rsid w:val="00DE1C04"/>
    <w:rsid w:val="00DE2640"/>
    <w:rsid w:val="00DE2D0C"/>
    <w:rsid w:val="00DE3A4A"/>
    <w:rsid w:val="00DE5CA8"/>
    <w:rsid w:val="00DE6C24"/>
    <w:rsid w:val="00DE767B"/>
    <w:rsid w:val="00DE7F05"/>
    <w:rsid w:val="00DF2141"/>
    <w:rsid w:val="00DF3C52"/>
    <w:rsid w:val="00DF3E7D"/>
    <w:rsid w:val="00DF5C7A"/>
    <w:rsid w:val="00DF5D15"/>
    <w:rsid w:val="00DF6152"/>
    <w:rsid w:val="00DF6F8B"/>
    <w:rsid w:val="00DF7647"/>
    <w:rsid w:val="00DF7887"/>
    <w:rsid w:val="00E000BD"/>
    <w:rsid w:val="00E00EE2"/>
    <w:rsid w:val="00E01D91"/>
    <w:rsid w:val="00E024F5"/>
    <w:rsid w:val="00E02D7E"/>
    <w:rsid w:val="00E03643"/>
    <w:rsid w:val="00E0480D"/>
    <w:rsid w:val="00E057C4"/>
    <w:rsid w:val="00E063D2"/>
    <w:rsid w:val="00E0695C"/>
    <w:rsid w:val="00E07821"/>
    <w:rsid w:val="00E07E5E"/>
    <w:rsid w:val="00E105AD"/>
    <w:rsid w:val="00E10DA6"/>
    <w:rsid w:val="00E11464"/>
    <w:rsid w:val="00E12474"/>
    <w:rsid w:val="00E12FE9"/>
    <w:rsid w:val="00E1440A"/>
    <w:rsid w:val="00E14E59"/>
    <w:rsid w:val="00E157AC"/>
    <w:rsid w:val="00E16D4C"/>
    <w:rsid w:val="00E17AE6"/>
    <w:rsid w:val="00E207C5"/>
    <w:rsid w:val="00E21A0B"/>
    <w:rsid w:val="00E22331"/>
    <w:rsid w:val="00E22367"/>
    <w:rsid w:val="00E2374D"/>
    <w:rsid w:val="00E26B4A"/>
    <w:rsid w:val="00E27313"/>
    <w:rsid w:val="00E2793A"/>
    <w:rsid w:val="00E30671"/>
    <w:rsid w:val="00E31146"/>
    <w:rsid w:val="00E31F2E"/>
    <w:rsid w:val="00E3213C"/>
    <w:rsid w:val="00E321EE"/>
    <w:rsid w:val="00E32713"/>
    <w:rsid w:val="00E336C5"/>
    <w:rsid w:val="00E34A4C"/>
    <w:rsid w:val="00E35B19"/>
    <w:rsid w:val="00E36A03"/>
    <w:rsid w:val="00E413F0"/>
    <w:rsid w:val="00E42240"/>
    <w:rsid w:val="00E432A7"/>
    <w:rsid w:val="00E45028"/>
    <w:rsid w:val="00E4548A"/>
    <w:rsid w:val="00E461B2"/>
    <w:rsid w:val="00E468B3"/>
    <w:rsid w:val="00E47133"/>
    <w:rsid w:val="00E50338"/>
    <w:rsid w:val="00E521AA"/>
    <w:rsid w:val="00E535CF"/>
    <w:rsid w:val="00E536BA"/>
    <w:rsid w:val="00E55913"/>
    <w:rsid w:val="00E564D9"/>
    <w:rsid w:val="00E565FB"/>
    <w:rsid w:val="00E569A8"/>
    <w:rsid w:val="00E57CB9"/>
    <w:rsid w:val="00E60EA3"/>
    <w:rsid w:val="00E652E8"/>
    <w:rsid w:val="00E6541D"/>
    <w:rsid w:val="00E658A9"/>
    <w:rsid w:val="00E6741A"/>
    <w:rsid w:val="00E67EA9"/>
    <w:rsid w:val="00E711ED"/>
    <w:rsid w:val="00E721E8"/>
    <w:rsid w:val="00E725B8"/>
    <w:rsid w:val="00E72971"/>
    <w:rsid w:val="00E733C9"/>
    <w:rsid w:val="00E734D7"/>
    <w:rsid w:val="00E73E59"/>
    <w:rsid w:val="00E74100"/>
    <w:rsid w:val="00E74BB9"/>
    <w:rsid w:val="00E751BB"/>
    <w:rsid w:val="00E7547E"/>
    <w:rsid w:val="00E7568B"/>
    <w:rsid w:val="00E762A0"/>
    <w:rsid w:val="00E7664E"/>
    <w:rsid w:val="00E76F20"/>
    <w:rsid w:val="00E76FE8"/>
    <w:rsid w:val="00E7737C"/>
    <w:rsid w:val="00E8038D"/>
    <w:rsid w:val="00E82B14"/>
    <w:rsid w:val="00E82EBF"/>
    <w:rsid w:val="00E84A26"/>
    <w:rsid w:val="00E869E4"/>
    <w:rsid w:val="00E87C8F"/>
    <w:rsid w:val="00E90C8D"/>
    <w:rsid w:val="00E9146A"/>
    <w:rsid w:val="00E9238A"/>
    <w:rsid w:val="00E934FD"/>
    <w:rsid w:val="00E939F4"/>
    <w:rsid w:val="00E94870"/>
    <w:rsid w:val="00E95307"/>
    <w:rsid w:val="00E96597"/>
    <w:rsid w:val="00E96E0B"/>
    <w:rsid w:val="00E97C0D"/>
    <w:rsid w:val="00E97E79"/>
    <w:rsid w:val="00EA0204"/>
    <w:rsid w:val="00EA0241"/>
    <w:rsid w:val="00EA0B89"/>
    <w:rsid w:val="00EA1C9A"/>
    <w:rsid w:val="00EA2235"/>
    <w:rsid w:val="00EA377B"/>
    <w:rsid w:val="00EA400A"/>
    <w:rsid w:val="00EA4222"/>
    <w:rsid w:val="00EA5417"/>
    <w:rsid w:val="00EA544D"/>
    <w:rsid w:val="00EA5B33"/>
    <w:rsid w:val="00EA60CE"/>
    <w:rsid w:val="00EA6734"/>
    <w:rsid w:val="00EA7363"/>
    <w:rsid w:val="00EB15A9"/>
    <w:rsid w:val="00EB26C4"/>
    <w:rsid w:val="00EB2A06"/>
    <w:rsid w:val="00EB2B0F"/>
    <w:rsid w:val="00EB6D98"/>
    <w:rsid w:val="00EC1212"/>
    <w:rsid w:val="00EC1B56"/>
    <w:rsid w:val="00EC256E"/>
    <w:rsid w:val="00EC447A"/>
    <w:rsid w:val="00EC57CB"/>
    <w:rsid w:val="00EC5D1F"/>
    <w:rsid w:val="00EC7825"/>
    <w:rsid w:val="00EC7B06"/>
    <w:rsid w:val="00ED04DA"/>
    <w:rsid w:val="00ED1315"/>
    <w:rsid w:val="00ED15E6"/>
    <w:rsid w:val="00ED4CB7"/>
    <w:rsid w:val="00ED604F"/>
    <w:rsid w:val="00ED6314"/>
    <w:rsid w:val="00ED6AE1"/>
    <w:rsid w:val="00ED6F85"/>
    <w:rsid w:val="00EE092A"/>
    <w:rsid w:val="00EE1C1C"/>
    <w:rsid w:val="00EE3A5C"/>
    <w:rsid w:val="00EE44EF"/>
    <w:rsid w:val="00EE4BF6"/>
    <w:rsid w:val="00EE55D6"/>
    <w:rsid w:val="00EE66FD"/>
    <w:rsid w:val="00EE74A4"/>
    <w:rsid w:val="00EE7AFD"/>
    <w:rsid w:val="00EF19A9"/>
    <w:rsid w:val="00EF26E3"/>
    <w:rsid w:val="00EF27ED"/>
    <w:rsid w:val="00EF2CBA"/>
    <w:rsid w:val="00EF4BB5"/>
    <w:rsid w:val="00EF5319"/>
    <w:rsid w:val="00EF5DB7"/>
    <w:rsid w:val="00F024E4"/>
    <w:rsid w:val="00F0622C"/>
    <w:rsid w:val="00F11070"/>
    <w:rsid w:val="00F1352A"/>
    <w:rsid w:val="00F13E87"/>
    <w:rsid w:val="00F1485A"/>
    <w:rsid w:val="00F14F9D"/>
    <w:rsid w:val="00F152A9"/>
    <w:rsid w:val="00F15E07"/>
    <w:rsid w:val="00F15E98"/>
    <w:rsid w:val="00F16088"/>
    <w:rsid w:val="00F20AA9"/>
    <w:rsid w:val="00F224A3"/>
    <w:rsid w:val="00F23E76"/>
    <w:rsid w:val="00F24402"/>
    <w:rsid w:val="00F273D7"/>
    <w:rsid w:val="00F31DBD"/>
    <w:rsid w:val="00F346F9"/>
    <w:rsid w:val="00F37434"/>
    <w:rsid w:val="00F376C6"/>
    <w:rsid w:val="00F3770C"/>
    <w:rsid w:val="00F40329"/>
    <w:rsid w:val="00F403EE"/>
    <w:rsid w:val="00F41951"/>
    <w:rsid w:val="00F42217"/>
    <w:rsid w:val="00F43599"/>
    <w:rsid w:val="00F43C28"/>
    <w:rsid w:val="00F43CBA"/>
    <w:rsid w:val="00F44B43"/>
    <w:rsid w:val="00F47422"/>
    <w:rsid w:val="00F4794B"/>
    <w:rsid w:val="00F527E4"/>
    <w:rsid w:val="00F538B9"/>
    <w:rsid w:val="00F539B7"/>
    <w:rsid w:val="00F53E82"/>
    <w:rsid w:val="00F5447B"/>
    <w:rsid w:val="00F54C8C"/>
    <w:rsid w:val="00F56275"/>
    <w:rsid w:val="00F57100"/>
    <w:rsid w:val="00F57DF2"/>
    <w:rsid w:val="00F6061A"/>
    <w:rsid w:val="00F606D8"/>
    <w:rsid w:val="00F61DD2"/>
    <w:rsid w:val="00F622A1"/>
    <w:rsid w:val="00F62AB5"/>
    <w:rsid w:val="00F64999"/>
    <w:rsid w:val="00F657C3"/>
    <w:rsid w:val="00F67002"/>
    <w:rsid w:val="00F6724F"/>
    <w:rsid w:val="00F7006F"/>
    <w:rsid w:val="00F726A8"/>
    <w:rsid w:val="00F73596"/>
    <w:rsid w:val="00F758EA"/>
    <w:rsid w:val="00F763C6"/>
    <w:rsid w:val="00F77CEE"/>
    <w:rsid w:val="00F77ECB"/>
    <w:rsid w:val="00F80647"/>
    <w:rsid w:val="00F83D9B"/>
    <w:rsid w:val="00F84BE9"/>
    <w:rsid w:val="00F85DE3"/>
    <w:rsid w:val="00F8607E"/>
    <w:rsid w:val="00F87AD9"/>
    <w:rsid w:val="00F90CCF"/>
    <w:rsid w:val="00F91FA3"/>
    <w:rsid w:val="00F9201E"/>
    <w:rsid w:val="00F92FA6"/>
    <w:rsid w:val="00F94696"/>
    <w:rsid w:val="00F96205"/>
    <w:rsid w:val="00F969AD"/>
    <w:rsid w:val="00F97F9E"/>
    <w:rsid w:val="00FA0496"/>
    <w:rsid w:val="00FA1E21"/>
    <w:rsid w:val="00FA277D"/>
    <w:rsid w:val="00FA352F"/>
    <w:rsid w:val="00FA39D2"/>
    <w:rsid w:val="00FA3E8E"/>
    <w:rsid w:val="00FA5E7F"/>
    <w:rsid w:val="00FA641C"/>
    <w:rsid w:val="00FB08BE"/>
    <w:rsid w:val="00FB08E2"/>
    <w:rsid w:val="00FB1C9E"/>
    <w:rsid w:val="00FB3490"/>
    <w:rsid w:val="00FB39E5"/>
    <w:rsid w:val="00FB3B90"/>
    <w:rsid w:val="00FB4F23"/>
    <w:rsid w:val="00FB4FD2"/>
    <w:rsid w:val="00FB5087"/>
    <w:rsid w:val="00FB5621"/>
    <w:rsid w:val="00FB5E28"/>
    <w:rsid w:val="00FB5ED4"/>
    <w:rsid w:val="00FB5F3C"/>
    <w:rsid w:val="00FB7664"/>
    <w:rsid w:val="00FB768F"/>
    <w:rsid w:val="00FB76A6"/>
    <w:rsid w:val="00FC03A8"/>
    <w:rsid w:val="00FC36C0"/>
    <w:rsid w:val="00FC3854"/>
    <w:rsid w:val="00FC5BE3"/>
    <w:rsid w:val="00FD035B"/>
    <w:rsid w:val="00FD0A43"/>
    <w:rsid w:val="00FD1A12"/>
    <w:rsid w:val="00FD2309"/>
    <w:rsid w:val="00FD4DA8"/>
    <w:rsid w:val="00FD50D2"/>
    <w:rsid w:val="00FD633A"/>
    <w:rsid w:val="00FD7C27"/>
    <w:rsid w:val="00FE05CA"/>
    <w:rsid w:val="00FE1A28"/>
    <w:rsid w:val="00FE3C56"/>
    <w:rsid w:val="00FE3F3A"/>
    <w:rsid w:val="00FE3F42"/>
    <w:rsid w:val="00FE4209"/>
    <w:rsid w:val="00FE5E8E"/>
    <w:rsid w:val="00FF19C6"/>
    <w:rsid w:val="00FF358C"/>
    <w:rsid w:val="00FF379D"/>
    <w:rsid w:val="00FF41B7"/>
    <w:rsid w:val="00FF4E44"/>
    <w:rsid w:val="00FF50FE"/>
    <w:rsid w:val="00FF6280"/>
    <w:rsid w:val="00FF68BE"/>
    <w:rsid w:val="00FF6C76"/>
    <w:rsid w:val="00FF6DC4"/>
    <w:rsid w:val="00FF7A4D"/>
    <w:rsid w:val="00FF7CB2"/>
    <w:rsid w:val="00FF7CBF"/>
    <w:rsid w:val="012339ED"/>
    <w:rsid w:val="01273DE6"/>
    <w:rsid w:val="01275A69"/>
    <w:rsid w:val="012958F6"/>
    <w:rsid w:val="01382ED0"/>
    <w:rsid w:val="0147153B"/>
    <w:rsid w:val="01482928"/>
    <w:rsid w:val="015F265A"/>
    <w:rsid w:val="01692E5D"/>
    <w:rsid w:val="016B3DE1"/>
    <w:rsid w:val="017546F1"/>
    <w:rsid w:val="017A0B78"/>
    <w:rsid w:val="017D1AFD"/>
    <w:rsid w:val="018362EB"/>
    <w:rsid w:val="01883711"/>
    <w:rsid w:val="01980114"/>
    <w:rsid w:val="019B4930"/>
    <w:rsid w:val="01A83C46"/>
    <w:rsid w:val="01D92217"/>
    <w:rsid w:val="01DD76CA"/>
    <w:rsid w:val="01FF4655"/>
    <w:rsid w:val="0203305B"/>
    <w:rsid w:val="020A7802"/>
    <w:rsid w:val="020E2E49"/>
    <w:rsid w:val="022B7935"/>
    <w:rsid w:val="025B7E44"/>
    <w:rsid w:val="025F5973"/>
    <w:rsid w:val="02696283"/>
    <w:rsid w:val="0296004B"/>
    <w:rsid w:val="02A0095B"/>
    <w:rsid w:val="02D149AD"/>
    <w:rsid w:val="02DF0F97"/>
    <w:rsid w:val="02E075BF"/>
    <w:rsid w:val="02EF77E1"/>
    <w:rsid w:val="02F12CE4"/>
    <w:rsid w:val="02FB35F3"/>
    <w:rsid w:val="0304067F"/>
    <w:rsid w:val="03123218"/>
    <w:rsid w:val="031C5D26"/>
    <w:rsid w:val="031E276F"/>
    <w:rsid w:val="032E14C4"/>
    <w:rsid w:val="032E4D47"/>
    <w:rsid w:val="032F672A"/>
    <w:rsid w:val="033C405D"/>
    <w:rsid w:val="033F6241"/>
    <w:rsid w:val="034858F1"/>
    <w:rsid w:val="036C4E97"/>
    <w:rsid w:val="036D1000"/>
    <w:rsid w:val="03713C38"/>
    <w:rsid w:val="037C6E00"/>
    <w:rsid w:val="03806F86"/>
    <w:rsid w:val="03C020B7"/>
    <w:rsid w:val="03CA29C7"/>
    <w:rsid w:val="03D83F9D"/>
    <w:rsid w:val="03E531F1"/>
    <w:rsid w:val="04097F2D"/>
    <w:rsid w:val="04284F5F"/>
    <w:rsid w:val="044C330C"/>
    <w:rsid w:val="045525AB"/>
    <w:rsid w:val="04800E71"/>
    <w:rsid w:val="048D2705"/>
    <w:rsid w:val="048F148B"/>
    <w:rsid w:val="04984575"/>
    <w:rsid w:val="04A01725"/>
    <w:rsid w:val="04A14C29"/>
    <w:rsid w:val="04A24CDA"/>
    <w:rsid w:val="04AB5538"/>
    <w:rsid w:val="04B34B43"/>
    <w:rsid w:val="04C64E6C"/>
    <w:rsid w:val="04E81B1A"/>
    <w:rsid w:val="04F2372E"/>
    <w:rsid w:val="04FB65BC"/>
    <w:rsid w:val="052460FB"/>
    <w:rsid w:val="05292F6E"/>
    <w:rsid w:val="052B1309"/>
    <w:rsid w:val="05590B54"/>
    <w:rsid w:val="05740424"/>
    <w:rsid w:val="05883ED0"/>
    <w:rsid w:val="058D5B2B"/>
    <w:rsid w:val="059E1A9F"/>
    <w:rsid w:val="05B1513F"/>
    <w:rsid w:val="05BB42A5"/>
    <w:rsid w:val="05C1727E"/>
    <w:rsid w:val="05C63706"/>
    <w:rsid w:val="05CA5990"/>
    <w:rsid w:val="05F27A4D"/>
    <w:rsid w:val="063C6BC8"/>
    <w:rsid w:val="06507DE7"/>
    <w:rsid w:val="067556FF"/>
    <w:rsid w:val="06796A2D"/>
    <w:rsid w:val="068906A0"/>
    <w:rsid w:val="068B64A0"/>
    <w:rsid w:val="06982838"/>
    <w:rsid w:val="069B7C33"/>
    <w:rsid w:val="06B50E10"/>
    <w:rsid w:val="06B81D95"/>
    <w:rsid w:val="06FD2A7D"/>
    <w:rsid w:val="0702568C"/>
    <w:rsid w:val="0716432D"/>
    <w:rsid w:val="071D3CB8"/>
    <w:rsid w:val="07265D95"/>
    <w:rsid w:val="072A2FCD"/>
    <w:rsid w:val="072D4F14"/>
    <w:rsid w:val="072E19D4"/>
    <w:rsid w:val="07312958"/>
    <w:rsid w:val="073161DB"/>
    <w:rsid w:val="07441979"/>
    <w:rsid w:val="074D5B0C"/>
    <w:rsid w:val="07736C45"/>
    <w:rsid w:val="07740BAF"/>
    <w:rsid w:val="077D4FD6"/>
    <w:rsid w:val="078B42EC"/>
    <w:rsid w:val="07B11FAD"/>
    <w:rsid w:val="07C71F52"/>
    <w:rsid w:val="07F2313E"/>
    <w:rsid w:val="07F32A16"/>
    <w:rsid w:val="080621C9"/>
    <w:rsid w:val="0809043D"/>
    <w:rsid w:val="081906D7"/>
    <w:rsid w:val="08230FE7"/>
    <w:rsid w:val="0828546F"/>
    <w:rsid w:val="082C6D12"/>
    <w:rsid w:val="08323800"/>
    <w:rsid w:val="08387E2F"/>
    <w:rsid w:val="0842189C"/>
    <w:rsid w:val="084762C4"/>
    <w:rsid w:val="0860304A"/>
    <w:rsid w:val="08770A71"/>
    <w:rsid w:val="087E03FC"/>
    <w:rsid w:val="08922920"/>
    <w:rsid w:val="089D2EAF"/>
    <w:rsid w:val="08A34DB8"/>
    <w:rsid w:val="08B015F2"/>
    <w:rsid w:val="08BB6A26"/>
    <w:rsid w:val="08D32997"/>
    <w:rsid w:val="08E20120"/>
    <w:rsid w:val="08EA2FAE"/>
    <w:rsid w:val="0904195A"/>
    <w:rsid w:val="09172B79"/>
    <w:rsid w:val="091F2183"/>
    <w:rsid w:val="0942143F"/>
    <w:rsid w:val="095011A8"/>
    <w:rsid w:val="09547C25"/>
    <w:rsid w:val="095C5D9F"/>
    <w:rsid w:val="09766415"/>
    <w:rsid w:val="09931095"/>
    <w:rsid w:val="09A9381E"/>
    <w:rsid w:val="09CF47C3"/>
    <w:rsid w:val="09E23546"/>
    <w:rsid w:val="09E54FFE"/>
    <w:rsid w:val="0A033A7B"/>
    <w:rsid w:val="0A173C5B"/>
    <w:rsid w:val="0A1C72DC"/>
    <w:rsid w:val="0A200E2D"/>
    <w:rsid w:val="0A300BE3"/>
    <w:rsid w:val="0A3132C5"/>
    <w:rsid w:val="0A367389"/>
    <w:rsid w:val="0A36774D"/>
    <w:rsid w:val="0A485659"/>
    <w:rsid w:val="0A534AFF"/>
    <w:rsid w:val="0A6D7B38"/>
    <w:rsid w:val="0A7D20D2"/>
    <w:rsid w:val="0AA7129C"/>
    <w:rsid w:val="0AA74589"/>
    <w:rsid w:val="0AA868CF"/>
    <w:rsid w:val="0AB97D26"/>
    <w:rsid w:val="0AC402B6"/>
    <w:rsid w:val="0AC53E00"/>
    <w:rsid w:val="0AC97FC1"/>
    <w:rsid w:val="0AD03548"/>
    <w:rsid w:val="0AE11048"/>
    <w:rsid w:val="0AF21185"/>
    <w:rsid w:val="0AFA046E"/>
    <w:rsid w:val="0B441E89"/>
    <w:rsid w:val="0B47088F"/>
    <w:rsid w:val="0B5C7530"/>
    <w:rsid w:val="0B602B88"/>
    <w:rsid w:val="0B6A42C7"/>
    <w:rsid w:val="0B6B55CC"/>
    <w:rsid w:val="0B6C6F5C"/>
    <w:rsid w:val="0B860374"/>
    <w:rsid w:val="0B892750"/>
    <w:rsid w:val="0B8C227D"/>
    <w:rsid w:val="0BB02BA4"/>
    <w:rsid w:val="0BB721C8"/>
    <w:rsid w:val="0BB81E48"/>
    <w:rsid w:val="0BCF1A6D"/>
    <w:rsid w:val="0BD22A42"/>
    <w:rsid w:val="0BEC07AD"/>
    <w:rsid w:val="0BEF7DA3"/>
    <w:rsid w:val="0BF132A6"/>
    <w:rsid w:val="0C036A44"/>
    <w:rsid w:val="0C041985"/>
    <w:rsid w:val="0C157FE3"/>
    <w:rsid w:val="0C2E744B"/>
    <w:rsid w:val="0C30660E"/>
    <w:rsid w:val="0C43782D"/>
    <w:rsid w:val="0C4429F1"/>
    <w:rsid w:val="0C480432"/>
    <w:rsid w:val="0C4A13B6"/>
    <w:rsid w:val="0C5C523A"/>
    <w:rsid w:val="0C6108AD"/>
    <w:rsid w:val="0C62191E"/>
    <w:rsid w:val="0C8C17DB"/>
    <w:rsid w:val="0C93502E"/>
    <w:rsid w:val="0CC41080"/>
    <w:rsid w:val="0CF762EF"/>
    <w:rsid w:val="0D0230E3"/>
    <w:rsid w:val="0D0578EB"/>
    <w:rsid w:val="0D08498F"/>
    <w:rsid w:val="0D374B59"/>
    <w:rsid w:val="0D4B47DC"/>
    <w:rsid w:val="0D6B7290"/>
    <w:rsid w:val="0D714A1C"/>
    <w:rsid w:val="0D716C1A"/>
    <w:rsid w:val="0D8B3047"/>
    <w:rsid w:val="0D9838BD"/>
    <w:rsid w:val="0DA50DBC"/>
    <w:rsid w:val="0DAE2303"/>
    <w:rsid w:val="0DBD1298"/>
    <w:rsid w:val="0DC81DF6"/>
    <w:rsid w:val="0DD077A8"/>
    <w:rsid w:val="0DDD314A"/>
    <w:rsid w:val="0DF513F2"/>
    <w:rsid w:val="0E3A6663"/>
    <w:rsid w:val="0E3E08ED"/>
    <w:rsid w:val="0E4056A2"/>
    <w:rsid w:val="0E773F4A"/>
    <w:rsid w:val="0E7819CB"/>
    <w:rsid w:val="0E8C2BEA"/>
    <w:rsid w:val="0E8C2C83"/>
    <w:rsid w:val="0EA0188B"/>
    <w:rsid w:val="0EA05995"/>
    <w:rsid w:val="0EC01DBF"/>
    <w:rsid w:val="0EC15643"/>
    <w:rsid w:val="0ECD6ED7"/>
    <w:rsid w:val="0EE3107B"/>
    <w:rsid w:val="0EE85502"/>
    <w:rsid w:val="0F185677"/>
    <w:rsid w:val="0F4B55A7"/>
    <w:rsid w:val="0F4F1A2F"/>
    <w:rsid w:val="0F656151"/>
    <w:rsid w:val="0F796FF0"/>
    <w:rsid w:val="0F7C7F74"/>
    <w:rsid w:val="0F7D25CB"/>
    <w:rsid w:val="0F876305"/>
    <w:rsid w:val="0F995326"/>
    <w:rsid w:val="0F9D4A1B"/>
    <w:rsid w:val="0FA04CB1"/>
    <w:rsid w:val="0FB04F4B"/>
    <w:rsid w:val="0FBA38A6"/>
    <w:rsid w:val="0FBD67DF"/>
    <w:rsid w:val="0FC264EA"/>
    <w:rsid w:val="0FC53C41"/>
    <w:rsid w:val="0FD05800"/>
    <w:rsid w:val="0FDD306A"/>
    <w:rsid w:val="0FDE6D14"/>
    <w:rsid w:val="10137174"/>
    <w:rsid w:val="102D5D9F"/>
    <w:rsid w:val="10392996"/>
    <w:rsid w:val="10393BAA"/>
    <w:rsid w:val="104F3B50"/>
    <w:rsid w:val="10537FD8"/>
    <w:rsid w:val="10674CD5"/>
    <w:rsid w:val="106946FA"/>
    <w:rsid w:val="1080431F"/>
    <w:rsid w:val="10944070"/>
    <w:rsid w:val="10A357D8"/>
    <w:rsid w:val="10AA09E6"/>
    <w:rsid w:val="10BA53FD"/>
    <w:rsid w:val="10C64A93"/>
    <w:rsid w:val="10C87F96"/>
    <w:rsid w:val="10D768AB"/>
    <w:rsid w:val="10DE213A"/>
    <w:rsid w:val="10FC16EA"/>
    <w:rsid w:val="110D7E62"/>
    <w:rsid w:val="11193219"/>
    <w:rsid w:val="1120019C"/>
    <w:rsid w:val="112428AE"/>
    <w:rsid w:val="11301FEB"/>
    <w:rsid w:val="11321BC4"/>
    <w:rsid w:val="113605CA"/>
    <w:rsid w:val="115B2D88"/>
    <w:rsid w:val="117D439F"/>
    <w:rsid w:val="11934FE3"/>
    <w:rsid w:val="11AC3A8C"/>
    <w:rsid w:val="11C646AB"/>
    <w:rsid w:val="11D23CCC"/>
    <w:rsid w:val="11DC45DB"/>
    <w:rsid w:val="11DD7ADE"/>
    <w:rsid w:val="12124AB5"/>
    <w:rsid w:val="12286C59"/>
    <w:rsid w:val="124A2691"/>
    <w:rsid w:val="124C2311"/>
    <w:rsid w:val="125C25AB"/>
    <w:rsid w:val="126E3608"/>
    <w:rsid w:val="128C30FA"/>
    <w:rsid w:val="1295728D"/>
    <w:rsid w:val="12A67527"/>
    <w:rsid w:val="12AD6EB2"/>
    <w:rsid w:val="12AD766B"/>
    <w:rsid w:val="12B2562A"/>
    <w:rsid w:val="12B44556"/>
    <w:rsid w:val="12C909E1"/>
    <w:rsid w:val="12CF1390"/>
    <w:rsid w:val="12D84437"/>
    <w:rsid w:val="13060846"/>
    <w:rsid w:val="130866EA"/>
    <w:rsid w:val="13126856"/>
    <w:rsid w:val="131970FD"/>
    <w:rsid w:val="1322106F"/>
    <w:rsid w:val="13260540"/>
    <w:rsid w:val="132F0E9E"/>
    <w:rsid w:val="13363593"/>
    <w:rsid w:val="13386A96"/>
    <w:rsid w:val="13411924"/>
    <w:rsid w:val="134E0C3A"/>
    <w:rsid w:val="134F24D1"/>
    <w:rsid w:val="135158FE"/>
    <w:rsid w:val="13581549"/>
    <w:rsid w:val="135D59D1"/>
    <w:rsid w:val="135E2F90"/>
    <w:rsid w:val="13804F34"/>
    <w:rsid w:val="13AC0FD3"/>
    <w:rsid w:val="13B41C63"/>
    <w:rsid w:val="13C3447C"/>
    <w:rsid w:val="13D03791"/>
    <w:rsid w:val="13D6569B"/>
    <w:rsid w:val="13E36F2F"/>
    <w:rsid w:val="13F33946"/>
    <w:rsid w:val="13F75BCF"/>
    <w:rsid w:val="13FB45D6"/>
    <w:rsid w:val="1425541A"/>
    <w:rsid w:val="1428639F"/>
    <w:rsid w:val="143556B4"/>
    <w:rsid w:val="144072C9"/>
    <w:rsid w:val="14414D4A"/>
    <w:rsid w:val="144227CC"/>
    <w:rsid w:val="1462527F"/>
    <w:rsid w:val="147A61A9"/>
    <w:rsid w:val="148B0641"/>
    <w:rsid w:val="14B35F82"/>
    <w:rsid w:val="14C07817"/>
    <w:rsid w:val="14D41D3A"/>
    <w:rsid w:val="14E82F59"/>
    <w:rsid w:val="14F47972"/>
    <w:rsid w:val="150C5718"/>
    <w:rsid w:val="15111B9F"/>
    <w:rsid w:val="151F30B3"/>
    <w:rsid w:val="152E36CE"/>
    <w:rsid w:val="1530020C"/>
    <w:rsid w:val="154D3F83"/>
    <w:rsid w:val="15512530"/>
    <w:rsid w:val="156173A0"/>
    <w:rsid w:val="15861B5E"/>
    <w:rsid w:val="15880755"/>
    <w:rsid w:val="159D1783"/>
    <w:rsid w:val="15A46B90"/>
    <w:rsid w:val="15D241DC"/>
    <w:rsid w:val="15D44634"/>
    <w:rsid w:val="15D94172"/>
    <w:rsid w:val="15ED4B3F"/>
    <w:rsid w:val="15F347B3"/>
    <w:rsid w:val="15FB202F"/>
    <w:rsid w:val="160B1DB7"/>
    <w:rsid w:val="16111742"/>
    <w:rsid w:val="162B70C9"/>
    <w:rsid w:val="164302BC"/>
    <w:rsid w:val="16435794"/>
    <w:rsid w:val="1648769E"/>
    <w:rsid w:val="1652472A"/>
    <w:rsid w:val="1661268B"/>
    <w:rsid w:val="16623E4F"/>
    <w:rsid w:val="166B30D5"/>
    <w:rsid w:val="166C7E60"/>
    <w:rsid w:val="16721DA0"/>
    <w:rsid w:val="16722A60"/>
    <w:rsid w:val="167B1172"/>
    <w:rsid w:val="16877182"/>
    <w:rsid w:val="168F7E12"/>
    <w:rsid w:val="16913315"/>
    <w:rsid w:val="16953F1A"/>
    <w:rsid w:val="16957377"/>
    <w:rsid w:val="16A257AE"/>
    <w:rsid w:val="16A340BC"/>
    <w:rsid w:val="16A67A37"/>
    <w:rsid w:val="16B90C56"/>
    <w:rsid w:val="16E7575D"/>
    <w:rsid w:val="16EB272A"/>
    <w:rsid w:val="16F41D35"/>
    <w:rsid w:val="1707535A"/>
    <w:rsid w:val="17142269"/>
    <w:rsid w:val="1724416D"/>
    <w:rsid w:val="17396ABB"/>
    <w:rsid w:val="173C0C13"/>
    <w:rsid w:val="173C2D6C"/>
    <w:rsid w:val="17515952"/>
    <w:rsid w:val="1771602F"/>
    <w:rsid w:val="177C760C"/>
    <w:rsid w:val="178437EE"/>
    <w:rsid w:val="17895AAB"/>
    <w:rsid w:val="17C23687"/>
    <w:rsid w:val="17D34C26"/>
    <w:rsid w:val="17D810AE"/>
    <w:rsid w:val="17DF0A39"/>
    <w:rsid w:val="18027BC4"/>
    <w:rsid w:val="18170B93"/>
    <w:rsid w:val="18197919"/>
    <w:rsid w:val="183F1D57"/>
    <w:rsid w:val="18496DE3"/>
    <w:rsid w:val="18656713"/>
    <w:rsid w:val="186A061D"/>
    <w:rsid w:val="188A37C6"/>
    <w:rsid w:val="188D78D8"/>
    <w:rsid w:val="18913E0B"/>
    <w:rsid w:val="18954CE4"/>
    <w:rsid w:val="18AB6E88"/>
    <w:rsid w:val="18B07A8C"/>
    <w:rsid w:val="18B43F14"/>
    <w:rsid w:val="18B92127"/>
    <w:rsid w:val="18BB7122"/>
    <w:rsid w:val="18BD2625"/>
    <w:rsid w:val="18FF308F"/>
    <w:rsid w:val="19052A19"/>
    <w:rsid w:val="19147215"/>
    <w:rsid w:val="191477B1"/>
    <w:rsid w:val="1952091A"/>
    <w:rsid w:val="1955189F"/>
    <w:rsid w:val="19632DB3"/>
    <w:rsid w:val="196F2449"/>
    <w:rsid w:val="19767855"/>
    <w:rsid w:val="19946E05"/>
    <w:rsid w:val="199B06F3"/>
    <w:rsid w:val="19A625A3"/>
    <w:rsid w:val="19A82B11"/>
    <w:rsid w:val="19CB108A"/>
    <w:rsid w:val="19CE5CE6"/>
    <w:rsid w:val="19CF4D53"/>
    <w:rsid w:val="19F63627"/>
    <w:rsid w:val="1A1E34E6"/>
    <w:rsid w:val="1A33348C"/>
    <w:rsid w:val="1A4768A9"/>
    <w:rsid w:val="1A4E2D5C"/>
    <w:rsid w:val="1A6F586F"/>
    <w:rsid w:val="1A707A6D"/>
    <w:rsid w:val="1A7643CD"/>
    <w:rsid w:val="1A807D07"/>
    <w:rsid w:val="1A885114"/>
    <w:rsid w:val="1A9A4135"/>
    <w:rsid w:val="1A9D50B9"/>
    <w:rsid w:val="1AAB2C18"/>
    <w:rsid w:val="1ABE55EE"/>
    <w:rsid w:val="1B0B56ED"/>
    <w:rsid w:val="1B0B6905"/>
    <w:rsid w:val="1B23654B"/>
    <w:rsid w:val="1B281F85"/>
    <w:rsid w:val="1B2F6BA7"/>
    <w:rsid w:val="1B371A34"/>
    <w:rsid w:val="1B400146"/>
    <w:rsid w:val="1B4B64D7"/>
    <w:rsid w:val="1B531365"/>
    <w:rsid w:val="1B566A66"/>
    <w:rsid w:val="1B707610"/>
    <w:rsid w:val="1B7B1224"/>
    <w:rsid w:val="1B9368CB"/>
    <w:rsid w:val="1BBD0779"/>
    <w:rsid w:val="1BBF2C12"/>
    <w:rsid w:val="1BC9716A"/>
    <w:rsid w:val="1BCD79A9"/>
    <w:rsid w:val="1BE35B15"/>
    <w:rsid w:val="1C0E6215"/>
    <w:rsid w:val="1C0F3C96"/>
    <w:rsid w:val="1C1734D4"/>
    <w:rsid w:val="1C2900C3"/>
    <w:rsid w:val="1C307A4E"/>
    <w:rsid w:val="1C3D34E0"/>
    <w:rsid w:val="1C4508ED"/>
    <w:rsid w:val="1C60574F"/>
    <w:rsid w:val="1C672126"/>
    <w:rsid w:val="1C7E55CF"/>
    <w:rsid w:val="1C8143D9"/>
    <w:rsid w:val="1C8A13E1"/>
    <w:rsid w:val="1CC20464"/>
    <w:rsid w:val="1CCE2DCF"/>
    <w:rsid w:val="1CD97CE9"/>
    <w:rsid w:val="1CEC5C03"/>
    <w:rsid w:val="1CED5883"/>
    <w:rsid w:val="1CF3300F"/>
    <w:rsid w:val="1D035828"/>
    <w:rsid w:val="1D143544"/>
    <w:rsid w:val="1D22285A"/>
    <w:rsid w:val="1D322AF4"/>
    <w:rsid w:val="1D5E6E3B"/>
    <w:rsid w:val="1D671CC9"/>
    <w:rsid w:val="1D6A64D1"/>
    <w:rsid w:val="1D7A676B"/>
    <w:rsid w:val="1D804DF1"/>
    <w:rsid w:val="1D97029A"/>
    <w:rsid w:val="1D995A36"/>
    <w:rsid w:val="1DA03128"/>
    <w:rsid w:val="1DB37BCA"/>
    <w:rsid w:val="1DC86164"/>
    <w:rsid w:val="1DDF3F11"/>
    <w:rsid w:val="1E310073"/>
    <w:rsid w:val="1E387E23"/>
    <w:rsid w:val="1E3B0DA8"/>
    <w:rsid w:val="1E404AA3"/>
    <w:rsid w:val="1E574E55"/>
    <w:rsid w:val="1E723480"/>
    <w:rsid w:val="1E7D183F"/>
    <w:rsid w:val="1E805C34"/>
    <w:rsid w:val="1E880EA7"/>
    <w:rsid w:val="1E8C402A"/>
    <w:rsid w:val="1E8D532F"/>
    <w:rsid w:val="1E8F2A30"/>
    <w:rsid w:val="1E8F4FAF"/>
    <w:rsid w:val="1EA30D2C"/>
    <w:rsid w:val="1EB451EE"/>
    <w:rsid w:val="1EB51D82"/>
    <w:rsid w:val="1ECA0D09"/>
    <w:rsid w:val="1ECE4BF1"/>
    <w:rsid w:val="1EDF3696"/>
    <w:rsid w:val="1EFD73EE"/>
    <w:rsid w:val="1F0274EC"/>
    <w:rsid w:val="1F0634C4"/>
    <w:rsid w:val="1F065EF2"/>
    <w:rsid w:val="1F1910C3"/>
    <w:rsid w:val="1F1C0096"/>
    <w:rsid w:val="1F3C1C4F"/>
    <w:rsid w:val="1F617814"/>
    <w:rsid w:val="1F696F36"/>
    <w:rsid w:val="1F6C499D"/>
    <w:rsid w:val="1F7D215E"/>
    <w:rsid w:val="1F8D4ED2"/>
    <w:rsid w:val="1F8F03D5"/>
    <w:rsid w:val="1F9D516C"/>
    <w:rsid w:val="1F9E20F1"/>
    <w:rsid w:val="1FA75A7B"/>
    <w:rsid w:val="1FB65DB1"/>
    <w:rsid w:val="1FBE4C66"/>
    <w:rsid w:val="1FBE56A1"/>
    <w:rsid w:val="1FD0581C"/>
    <w:rsid w:val="1FEF4937"/>
    <w:rsid w:val="203C5F6F"/>
    <w:rsid w:val="20485605"/>
    <w:rsid w:val="204F6C1E"/>
    <w:rsid w:val="20577E1E"/>
    <w:rsid w:val="207D47DA"/>
    <w:rsid w:val="208B1571"/>
    <w:rsid w:val="208E288A"/>
    <w:rsid w:val="208F7F77"/>
    <w:rsid w:val="20B95A01"/>
    <w:rsid w:val="20BE5BCD"/>
    <w:rsid w:val="20D71D0D"/>
    <w:rsid w:val="20F20207"/>
    <w:rsid w:val="21197EDC"/>
    <w:rsid w:val="213D4C18"/>
    <w:rsid w:val="21457654"/>
    <w:rsid w:val="21461CA4"/>
    <w:rsid w:val="21525AB7"/>
    <w:rsid w:val="2154487F"/>
    <w:rsid w:val="215F4DCD"/>
    <w:rsid w:val="21754D72"/>
    <w:rsid w:val="21795977"/>
    <w:rsid w:val="21A5496D"/>
    <w:rsid w:val="21C173F0"/>
    <w:rsid w:val="21CA5B44"/>
    <w:rsid w:val="21D94A96"/>
    <w:rsid w:val="21DC2CBE"/>
    <w:rsid w:val="21E247CF"/>
    <w:rsid w:val="21E408A9"/>
    <w:rsid w:val="21E85FCA"/>
    <w:rsid w:val="21F27BBF"/>
    <w:rsid w:val="2206685F"/>
    <w:rsid w:val="22322BA7"/>
    <w:rsid w:val="224B5CCF"/>
    <w:rsid w:val="22596694"/>
    <w:rsid w:val="225B3D6B"/>
    <w:rsid w:val="22673FD6"/>
    <w:rsid w:val="226D6F8A"/>
    <w:rsid w:val="22734C95"/>
    <w:rsid w:val="227D4FA9"/>
    <w:rsid w:val="2283669F"/>
    <w:rsid w:val="22AD2D70"/>
    <w:rsid w:val="22B01277"/>
    <w:rsid w:val="22F65234"/>
    <w:rsid w:val="22F870EC"/>
    <w:rsid w:val="22FD3574"/>
    <w:rsid w:val="23066402"/>
    <w:rsid w:val="23106339"/>
    <w:rsid w:val="23140F9B"/>
    <w:rsid w:val="23225D32"/>
    <w:rsid w:val="232B0BC0"/>
    <w:rsid w:val="23365DBC"/>
    <w:rsid w:val="236E0751"/>
    <w:rsid w:val="23CE3C4D"/>
    <w:rsid w:val="23D22653"/>
    <w:rsid w:val="23F30609"/>
    <w:rsid w:val="23FB50E2"/>
    <w:rsid w:val="240927AD"/>
    <w:rsid w:val="240A022E"/>
    <w:rsid w:val="24315EF0"/>
    <w:rsid w:val="24470093"/>
    <w:rsid w:val="246F4781"/>
    <w:rsid w:val="2476535F"/>
    <w:rsid w:val="24975894"/>
    <w:rsid w:val="249C1D1C"/>
    <w:rsid w:val="24A4042D"/>
    <w:rsid w:val="24AD52A9"/>
    <w:rsid w:val="24B11CC1"/>
    <w:rsid w:val="24C208C2"/>
    <w:rsid w:val="24D75B1D"/>
    <w:rsid w:val="24EC2D9F"/>
    <w:rsid w:val="24EE1B26"/>
    <w:rsid w:val="24F56F32"/>
    <w:rsid w:val="24FE1DC0"/>
    <w:rsid w:val="2510555E"/>
    <w:rsid w:val="25251C80"/>
    <w:rsid w:val="25267701"/>
    <w:rsid w:val="253B63A2"/>
    <w:rsid w:val="255E30DE"/>
    <w:rsid w:val="256E2074"/>
    <w:rsid w:val="25772983"/>
    <w:rsid w:val="25893F23"/>
    <w:rsid w:val="25916DB0"/>
    <w:rsid w:val="25A228CE"/>
    <w:rsid w:val="25A2704B"/>
    <w:rsid w:val="25B7376D"/>
    <w:rsid w:val="25C84D0C"/>
    <w:rsid w:val="25D3781A"/>
    <w:rsid w:val="25DB26A8"/>
    <w:rsid w:val="25DF175E"/>
    <w:rsid w:val="25EC61C5"/>
    <w:rsid w:val="261A6337"/>
    <w:rsid w:val="262E634E"/>
    <w:rsid w:val="263C7C24"/>
    <w:rsid w:val="266905BE"/>
    <w:rsid w:val="26694895"/>
    <w:rsid w:val="26806A39"/>
    <w:rsid w:val="26851A1B"/>
    <w:rsid w:val="268A1547"/>
    <w:rsid w:val="26A26BEE"/>
    <w:rsid w:val="26B2270B"/>
    <w:rsid w:val="26CC74B6"/>
    <w:rsid w:val="26E563DD"/>
    <w:rsid w:val="26EA55B5"/>
    <w:rsid w:val="26F9507E"/>
    <w:rsid w:val="270E64D3"/>
    <w:rsid w:val="273B136A"/>
    <w:rsid w:val="273D00F1"/>
    <w:rsid w:val="27486482"/>
    <w:rsid w:val="27493F03"/>
    <w:rsid w:val="274C4E88"/>
    <w:rsid w:val="274C6FFB"/>
    <w:rsid w:val="2753038A"/>
    <w:rsid w:val="27554102"/>
    <w:rsid w:val="27570773"/>
    <w:rsid w:val="275D7321"/>
    <w:rsid w:val="27711845"/>
    <w:rsid w:val="27A40BE5"/>
    <w:rsid w:val="27CF1BDE"/>
    <w:rsid w:val="27D018CB"/>
    <w:rsid w:val="27D75C47"/>
    <w:rsid w:val="27DC0EF4"/>
    <w:rsid w:val="27E1537C"/>
    <w:rsid w:val="27E46300"/>
    <w:rsid w:val="27FB5F25"/>
    <w:rsid w:val="283A2A45"/>
    <w:rsid w:val="28452C35"/>
    <w:rsid w:val="284E7F2E"/>
    <w:rsid w:val="28562DBC"/>
    <w:rsid w:val="287B1CF7"/>
    <w:rsid w:val="28887BBF"/>
    <w:rsid w:val="28AF4BF3"/>
    <w:rsid w:val="28BA505F"/>
    <w:rsid w:val="28CA0B7C"/>
    <w:rsid w:val="28D25F89"/>
    <w:rsid w:val="28EA3630"/>
    <w:rsid w:val="28F95E48"/>
    <w:rsid w:val="29013255"/>
    <w:rsid w:val="29084DDE"/>
    <w:rsid w:val="293164A9"/>
    <w:rsid w:val="29323ED3"/>
    <w:rsid w:val="293274A9"/>
    <w:rsid w:val="295434D5"/>
    <w:rsid w:val="2973228F"/>
    <w:rsid w:val="299D30D3"/>
    <w:rsid w:val="29A80A66"/>
    <w:rsid w:val="29AC58EC"/>
    <w:rsid w:val="29B07B75"/>
    <w:rsid w:val="29BD5B86"/>
    <w:rsid w:val="29C35511"/>
    <w:rsid w:val="29C40D94"/>
    <w:rsid w:val="29C70BBB"/>
    <w:rsid w:val="29CE019B"/>
    <w:rsid w:val="29E87CCF"/>
    <w:rsid w:val="29F311DA"/>
    <w:rsid w:val="2A056F86"/>
    <w:rsid w:val="2A357B24"/>
    <w:rsid w:val="2A3B1CD8"/>
    <w:rsid w:val="2A480FED"/>
    <w:rsid w:val="2A585C2C"/>
    <w:rsid w:val="2A606694"/>
    <w:rsid w:val="2A8C4F5A"/>
    <w:rsid w:val="2A976B6E"/>
    <w:rsid w:val="2A9E06F7"/>
    <w:rsid w:val="2AAE6793"/>
    <w:rsid w:val="2AE049E4"/>
    <w:rsid w:val="2B061185"/>
    <w:rsid w:val="2B0C0D2B"/>
    <w:rsid w:val="2B107731"/>
    <w:rsid w:val="2B1419BB"/>
    <w:rsid w:val="2B2C7062"/>
    <w:rsid w:val="2B424A89"/>
    <w:rsid w:val="2B47568D"/>
    <w:rsid w:val="2B4C7596"/>
    <w:rsid w:val="2B773C5E"/>
    <w:rsid w:val="2B7816DF"/>
    <w:rsid w:val="2B7D7783"/>
    <w:rsid w:val="2B8973FB"/>
    <w:rsid w:val="2B937D0B"/>
    <w:rsid w:val="2B956A91"/>
    <w:rsid w:val="2BAE7412"/>
    <w:rsid w:val="2BB97F4A"/>
    <w:rsid w:val="2BC6227B"/>
    <w:rsid w:val="2C090642"/>
    <w:rsid w:val="2C1D1E6D"/>
    <w:rsid w:val="2C364F95"/>
    <w:rsid w:val="2C3B721F"/>
    <w:rsid w:val="2C5D02C6"/>
    <w:rsid w:val="2C734DFA"/>
    <w:rsid w:val="2C7A4785"/>
    <w:rsid w:val="2C876268"/>
    <w:rsid w:val="2C9A2ABC"/>
    <w:rsid w:val="2CBF7478"/>
    <w:rsid w:val="2CE6619E"/>
    <w:rsid w:val="2CEB2B60"/>
    <w:rsid w:val="2CF27655"/>
    <w:rsid w:val="2CF72E55"/>
    <w:rsid w:val="2D0E4FF9"/>
    <w:rsid w:val="2D1839CC"/>
    <w:rsid w:val="2D1E5293"/>
    <w:rsid w:val="2D3C4843"/>
    <w:rsid w:val="2D406ACD"/>
    <w:rsid w:val="2D4860D7"/>
    <w:rsid w:val="2D510F65"/>
    <w:rsid w:val="2D5B72F6"/>
    <w:rsid w:val="2D691E8F"/>
    <w:rsid w:val="2D7C30AE"/>
    <w:rsid w:val="2D7F4033"/>
    <w:rsid w:val="2D855F3C"/>
    <w:rsid w:val="2D8F379E"/>
    <w:rsid w:val="2D9177D0"/>
    <w:rsid w:val="2DB23588"/>
    <w:rsid w:val="2DC27F9F"/>
    <w:rsid w:val="2DCA0C7A"/>
    <w:rsid w:val="2DE81100"/>
    <w:rsid w:val="2DFB13FE"/>
    <w:rsid w:val="2E057F04"/>
    <w:rsid w:val="2E0B3C17"/>
    <w:rsid w:val="2E447274"/>
    <w:rsid w:val="2E874865"/>
    <w:rsid w:val="2EBF49BF"/>
    <w:rsid w:val="2EED3D6C"/>
    <w:rsid w:val="2F005429"/>
    <w:rsid w:val="2F062BB5"/>
    <w:rsid w:val="2F083808"/>
    <w:rsid w:val="2F2111E1"/>
    <w:rsid w:val="2F380E06"/>
    <w:rsid w:val="2F3E36CD"/>
    <w:rsid w:val="2F432A1A"/>
    <w:rsid w:val="2F544EB3"/>
    <w:rsid w:val="2F633076"/>
    <w:rsid w:val="2F6354CD"/>
    <w:rsid w:val="2F7169E1"/>
    <w:rsid w:val="2F794705"/>
    <w:rsid w:val="2F814A7D"/>
    <w:rsid w:val="2F996FA3"/>
    <w:rsid w:val="2F9A3429"/>
    <w:rsid w:val="2F9E402D"/>
    <w:rsid w:val="2FA31782"/>
    <w:rsid w:val="2FB9045A"/>
    <w:rsid w:val="2FBE6AE0"/>
    <w:rsid w:val="2FDE1594"/>
    <w:rsid w:val="2FE15D9B"/>
    <w:rsid w:val="30052AD8"/>
    <w:rsid w:val="30121DEE"/>
    <w:rsid w:val="30210D83"/>
    <w:rsid w:val="3028070E"/>
    <w:rsid w:val="302A7494"/>
    <w:rsid w:val="30336A9F"/>
    <w:rsid w:val="304A7E50"/>
    <w:rsid w:val="30576230"/>
    <w:rsid w:val="30607673"/>
    <w:rsid w:val="3060796F"/>
    <w:rsid w:val="30673A76"/>
    <w:rsid w:val="30685202"/>
    <w:rsid w:val="30717C09"/>
    <w:rsid w:val="3073530A"/>
    <w:rsid w:val="30A5135D"/>
    <w:rsid w:val="30A722E1"/>
    <w:rsid w:val="30AF07E6"/>
    <w:rsid w:val="30B0516F"/>
    <w:rsid w:val="30D32782"/>
    <w:rsid w:val="30D37E45"/>
    <w:rsid w:val="30DC3E47"/>
    <w:rsid w:val="30E77847"/>
    <w:rsid w:val="30EC3CCF"/>
    <w:rsid w:val="30FF0771"/>
    <w:rsid w:val="31037178"/>
    <w:rsid w:val="31064879"/>
    <w:rsid w:val="310D1C85"/>
    <w:rsid w:val="31216728"/>
    <w:rsid w:val="31250BBA"/>
    <w:rsid w:val="312E3A45"/>
    <w:rsid w:val="31350C4C"/>
    <w:rsid w:val="313B2CF3"/>
    <w:rsid w:val="31511475"/>
    <w:rsid w:val="31576C02"/>
    <w:rsid w:val="315D2D09"/>
    <w:rsid w:val="316D3F69"/>
    <w:rsid w:val="317E6AC1"/>
    <w:rsid w:val="318F5845"/>
    <w:rsid w:val="31957FD5"/>
    <w:rsid w:val="31AF5092"/>
    <w:rsid w:val="31B21A12"/>
    <w:rsid w:val="31B7224A"/>
    <w:rsid w:val="31B73617"/>
    <w:rsid w:val="31C35F31"/>
    <w:rsid w:val="31D33FCD"/>
    <w:rsid w:val="31E247E4"/>
    <w:rsid w:val="31EB1674"/>
    <w:rsid w:val="32086A25"/>
    <w:rsid w:val="320B79AA"/>
    <w:rsid w:val="32342D6D"/>
    <w:rsid w:val="324E00DB"/>
    <w:rsid w:val="328714F2"/>
    <w:rsid w:val="328A0BFC"/>
    <w:rsid w:val="32C41357"/>
    <w:rsid w:val="32DF7982"/>
    <w:rsid w:val="32EA3FD7"/>
    <w:rsid w:val="32FB6546"/>
    <w:rsid w:val="330C4FCE"/>
    <w:rsid w:val="330D1D63"/>
    <w:rsid w:val="331039D5"/>
    <w:rsid w:val="331A04CE"/>
    <w:rsid w:val="332D5503"/>
    <w:rsid w:val="334F6D3D"/>
    <w:rsid w:val="33530C25"/>
    <w:rsid w:val="33666962"/>
    <w:rsid w:val="337201F6"/>
    <w:rsid w:val="33745910"/>
    <w:rsid w:val="337966B4"/>
    <w:rsid w:val="33910536"/>
    <w:rsid w:val="33AA0350"/>
    <w:rsid w:val="33B11E91"/>
    <w:rsid w:val="33C83A41"/>
    <w:rsid w:val="33CB1BCD"/>
    <w:rsid w:val="33CD760B"/>
    <w:rsid w:val="33E81E5A"/>
    <w:rsid w:val="33F437F5"/>
    <w:rsid w:val="33F73CD2"/>
    <w:rsid w:val="340551E6"/>
    <w:rsid w:val="34161D2D"/>
    <w:rsid w:val="341744ED"/>
    <w:rsid w:val="34255A9B"/>
    <w:rsid w:val="343F7A66"/>
    <w:rsid w:val="344352E2"/>
    <w:rsid w:val="345B0173"/>
    <w:rsid w:val="345E10F8"/>
    <w:rsid w:val="347A51A5"/>
    <w:rsid w:val="347D19AD"/>
    <w:rsid w:val="34A95CF4"/>
    <w:rsid w:val="34D90A42"/>
    <w:rsid w:val="34D93AE1"/>
    <w:rsid w:val="34DE2CCB"/>
    <w:rsid w:val="34EB7277"/>
    <w:rsid w:val="35445EF3"/>
    <w:rsid w:val="354744F6"/>
    <w:rsid w:val="35522C8A"/>
    <w:rsid w:val="35565E0D"/>
    <w:rsid w:val="3572573D"/>
    <w:rsid w:val="35744599"/>
    <w:rsid w:val="35771BC5"/>
    <w:rsid w:val="358F726C"/>
    <w:rsid w:val="35964678"/>
    <w:rsid w:val="35B03024"/>
    <w:rsid w:val="35B516AA"/>
    <w:rsid w:val="35BF6BEA"/>
    <w:rsid w:val="35C828C9"/>
    <w:rsid w:val="35DB18E9"/>
    <w:rsid w:val="35E11256"/>
    <w:rsid w:val="35E623C9"/>
    <w:rsid w:val="361E5856"/>
    <w:rsid w:val="3621205E"/>
    <w:rsid w:val="363C4E06"/>
    <w:rsid w:val="364B2EA2"/>
    <w:rsid w:val="36540362"/>
    <w:rsid w:val="365A7C39"/>
    <w:rsid w:val="365C4520"/>
    <w:rsid w:val="367C3671"/>
    <w:rsid w:val="36802077"/>
    <w:rsid w:val="368B3C8B"/>
    <w:rsid w:val="368E138D"/>
    <w:rsid w:val="36A943B7"/>
    <w:rsid w:val="36C81A59"/>
    <w:rsid w:val="36D80507"/>
    <w:rsid w:val="36D83D8B"/>
    <w:rsid w:val="3702134C"/>
    <w:rsid w:val="370A1FDB"/>
    <w:rsid w:val="371E0C7C"/>
    <w:rsid w:val="372C7F91"/>
    <w:rsid w:val="373A4D29"/>
    <w:rsid w:val="374B4FC3"/>
    <w:rsid w:val="376C67FD"/>
    <w:rsid w:val="37906457"/>
    <w:rsid w:val="379A3E49"/>
    <w:rsid w:val="37B90E7A"/>
    <w:rsid w:val="37D8392D"/>
    <w:rsid w:val="37DF515C"/>
    <w:rsid w:val="37E00D3A"/>
    <w:rsid w:val="38021945"/>
    <w:rsid w:val="38034772"/>
    <w:rsid w:val="381C311D"/>
    <w:rsid w:val="384F6DEF"/>
    <w:rsid w:val="385201EA"/>
    <w:rsid w:val="38592295"/>
    <w:rsid w:val="38726196"/>
    <w:rsid w:val="38733B2C"/>
    <w:rsid w:val="38762532"/>
    <w:rsid w:val="38774730"/>
    <w:rsid w:val="387B14EE"/>
    <w:rsid w:val="38841393"/>
    <w:rsid w:val="38866F49"/>
    <w:rsid w:val="389C366B"/>
    <w:rsid w:val="38A464F9"/>
    <w:rsid w:val="38AE268C"/>
    <w:rsid w:val="38B21092"/>
    <w:rsid w:val="38C03C2B"/>
    <w:rsid w:val="38C65B34"/>
    <w:rsid w:val="38CF7447"/>
    <w:rsid w:val="38CF7713"/>
    <w:rsid w:val="38E37604"/>
    <w:rsid w:val="38F93A05"/>
    <w:rsid w:val="39050DB8"/>
    <w:rsid w:val="39060B1C"/>
    <w:rsid w:val="39073958"/>
    <w:rsid w:val="3942025E"/>
    <w:rsid w:val="39477387"/>
    <w:rsid w:val="3956202A"/>
    <w:rsid w:val="395E5E8D"/>
    <w:rsid w:val="39602492"/>
    <w:rsid w:val="396C3D44"/>
    <w:rsid w:val="39741150"/>
    <w:rsid w:val="399C1314"/>
    <w:rsid w:val="399E2A45"/>
    <w:rsid w:val="39A31C9F"/>
    <w:rsid w:val="39A3641C"/>
    <w:rsid w:val="39B52BD1"/>
    <w:rsid w:val="39C443D2"/>
    <w:rsid w:val="39CD2AE4"/>
    <w:rsid w:val="39D0754B"/>
    <w:rsid w:val="39DB1DF9"/>
    <w:rsid w:val="39E906DA"/>
    <w:rsid w:val="3A014237"/>
    <w:rsid w:val="3A3F1B1E"/>
    <w:rsid w:val="3A4F2C33"/>
    <w:rsid w:val="3A5042B3"/>
    <w:rsid w:val="3A625555"/>
    <w:rsid w:val="3A6677DF"/>
    <w:rsid w:val="3A711C8F"/>
    <w:rsid w:val="3A840880"/>
    <w:rsid w:val="3A9337A6"/>
    <w:rsid w:val="3A9B0BB2"/>
    <w:rsid w:val="3A9B4436"/>
    <w:rsid w:val="3AA82343"/>
    <w:rsid w:val="3AB265D9"/>
    <w:rsid w:val="3AB939E6"/>
    <w:rsid w:val="3ABD23EC"/>
    <w:rsid w:val="3ACB7183"/>
    <w:rsid w:val="3AD1108C"/>
    <w:rsid w:val="3AE80CB2"/>
    <w:rsid w:val="3B0527E0"/>
    <w:rsid w:val="3B27401A"/>
    <w:rsid w:val="3B2A4F9E"/>
    <w:rsid w:val="3B341131"/>
    <w:rsid w:val="3B376861"/>
    <w:rsid w:val="3B632B7A"/>
    <w:rsid w:val="3B6E0E96"/>
    <w:rsid w:val="3B782B1F"/>
    <w:rsid w:val="3B836841"/>
    <w:rsid w:val="3B8E32E7"/>
    <w:rsid w:val="3B9106E9"/>
    <w:rsid w:val="3BA945C4"/>
    <w:rsid w:val="3BC10995"/>
    <w:rsid w:val="3BC96A15"/>
    <w:rsid w:val="3BCE5AAC"/>
    <w:rsid w:val="3BCE7CAB"/>
    <w:rsid w:val="3BD763BC"/>
    <w:rsid w:val="3BD83E3D"/>
    <w:rsid w:val="3C0435A9"/>
    <w:rsid w:val="3C2351B6"/>
    <w:rsid w:val="3C240A39"/>
    <w:rsid w:val="3C284EC1"/>
    <w:rsid w:val="3C395948"/>
    <w:rsid w:val="3C54700A"/>
    <w:rsid w:val="3C6001F6"/>
    <w:rsid w:val="3C6B6C2F"/>
    <w:rsid w:val="3C757848"/>
    <w:rsid w:val="3C7D23CD"/>
    <w:rsid w:val="3C8E4CC8"/>
    <w:rsid w:val="3C8F4CDD"/>
    <w:rsid w:val="3C907D69"/>
    <w:rsid w:val="3CBC559A"/>
    <w:rsid w:val="3CBE53B5"/>
    <w:rsid w:val="3CC60243"/>
    <w:rsid w:val="3CDD7E68"/>
    <w:rsid w:val="3CE84DF6"/>
    <w:rsid w:val="3CEE0102"/>
    <w:rsid w:val="3D026DA3"/>
    <w:rsid w:val="3D243E5F"/>
    <w:rsid w:val="3D2F28A7"/>
    <w:rsid w:val="3D42082D"/>
    <w:rsid w:val="3D482D9A"/>
    <w:rsid w:val="3D4E1420"/>
    <w:rsid w:val="3D5F318D"/>
    <w:rsid w:val="3D695469"/>
    <w:rsid w:val="3D941B95"/>
    <w:rsid w:val="3D9B1520"/>
    <w:rsid w:val="3DA2472E"/>
    <w:rsid w:val="3DB114C5"/>
    <w:rsid w:val="3DC1395E"/>
    <w:rsid w:val="3DCD7770"/>
    <w:rsid w:val="3DDB2309"/>
    <w:rsid w:val="3DFB0640"/>
    <w:rsid w:val="3E1026D9"/>
    <w:rsid w:val="3E1533E8"/>
    <w:rsid w:val="3E1768EB"/>
    <w:rsid w:val="3E191DEE"/>
    <w:rsid w:val="3E3F2FBE"/>
    <w:rsid w:val="3E484EBC"/>
    <w:rsid w:val="3E526AD0"/>
    <w:rsid w:val="3E5D382B"/>
    <w:rsid w:val="3E757F2D"/>
    <w:rsid w:val="3E962A3C"/>
    <w:rsid w:val="3EB86474"/>
    <w:rsid w:val="3EBC4E7A"/>
    <w:rsid w:val="3EC37DA3"/>
    <w:rsid w:val="3ECC7E7D"/>
    <w:rsid w:val="3ED823EA"/>
    <w:rsid w:val="3EE5603F"/>
    <w:rsid w:val="3F265B49"/>
    <w:rsid w:val="3F303847"/>
    <w:rsid w:val="3F3F1BD0"/>
    <w:rsid w:val="3F692A15"/>
    <w:rsid w:val="3FAC4783"/>
    <w:rsid w:val="3FBD4471"/>
    <w:rsid w:val="3FC306F2"/>
    <w:rsid w:val="401B0F86"/>
    <w:rsid w:val="401C7E0E"/>
    <w:rsid w:val="4026444D"/>
    <w:rsid w:val="402C30CE"/>
    <w:rsid w:val="40374367"/>
    <w:rsid w:val="403A30ED"/>
    <w:rsid w:val="40536215"/>
    <w:rsid w:val="40595BA0"/>
    <w:rsid w:val="405C39B3"/>
    <w:rsid w:val="405E2028"/>
    <w:rsid w:val="406A16BE"/>
    <w:rsid w:val="406D6DBF"/>
    <w:rsid w:val="407920E0"/>
    <w:rsid w:val="40793ED7"/>
    <w:rsid w:val="408E0498"/>
    <w:rsid w:val="40926FFF"/>
    <w:rsid w:val="40934A80"/>
    <w:rsid w:val="40B97ABE"/>
    <w:rsid w:val="40BA66CD"/>
    <w:rsid w:val="40C142CB"/>
    <w:rsid w:val="40C83C56"/>
    <w:rsid w:val="40CD00DD"/>
    <w:rsid w:val="40E86709"/>
    <w:rsid w:val="40F47F9D"/>
    <w:rsid w:val="413A6513"/>
    <w:rsid w:val="415006B7"/>
    <w:rsid w:val="415E1BCB"/>
    <w:rsid w:val="41602ED0"/>
    <w:rsid w:val="41636052"/>
    <w:rsid w:val="41697F5C"/>
    <w:rsid w:val="41772AF5"/>
    <w:rsid w:val="419420A5"/>
    <w:rsid w:val="419536D4"/>
    <w:rsid w:val="419B1A30"/>
    <w:rsid w:val="41A05EB7"/>
    <w:rsid w:val="41B21655"/>
    <w:rsid w:val="41B27457"/>
    <w:rsid w:val="41C0099D"/>
    <w:rsid w:val="41DF74C3"/>
    <w:rsid w:val="420D42ED"/>
    <w:rsid w:val="422A5E1B"/>
    <w:rsid w:val="424853CC"/>
    <w:rsid w:val="426C6DEA"/>
    <w:rsid w:val="42750EF1"/>
    <w:rsid w:val="428A713A"/>
    <w:rsid w:val="428B4BBB"/>
    <w:rsid w:val="429F2663"/>
    <w:rsid w:val="42A93509"/>
    <w:rsid w:val="42AD2B71"/>
    <w:rsid w:val="42C924A2"/>
    <w:rsid w:val="42CC7BA3"/>
    <w:rsid w:val="42DE4B54"/>
    <w:rsid w:val="42E45C4E"/>
    <w:rsid w:val="42EF48E0"/>
    <w:rsid w:val="430C640E"/>
    <w:rsid w:val="4339622E"/>
    <w:rsid w:val="43484F6E"/>
    <w:rsid w:val="434F237B"/>
    <w:rsid w:val="43536B83"/>
    <w:rsid w:val="437C1F45"/>
    <w:rsid w:val="438B2560"/>
    <w:rsid w:val="43C730BA"/>
    <w:rsid w:val="43CA4243"/>
    <w:rsid w:val="43CC2FC9"/>
    <w:rsid w:val="43CD69E7"/>
    <w:rsid w:val="43D2619F"/>
    <w:rsid w:val="43E95C6A"/>
    <w:rsid w:val="43F63E0D"/>
    <w:rsid w:val="43FC5D17"/>
    <w:rsid w:val="44197845"/>
    <w:rsid w:val="441A52C7"/>
    <w:rsid w:val="44213794"/>
    <w:rsid w:val="4428205E"/>
    <w:rsid w:val="44290050"/>
    <w:rsid w:val="44302CEE"/>
    <w:rsid w:val="44562F2D"/>
    <w:rsid w:val="445A3B32"/>
    <w:rsid w:val="445C4E37"/>
    <w:rsid w:val="445D28B8"/>
    <w:rsid w:val="446012BE"/>
    <w:rsid w:val="44651EC3"/>
    <w:rsid w:val="448F0B09"/>
    <w:rsid w:val="44977564"/>
    <w:rsid w:val="44AE35BC"/>
    <w:rsid w:val="44B56A6E"/>
    <w:rsid w:val="44BB781C"/>
    <w:rsid w:val="44BD3BD6"/>
    <w:rsid w:val="44C4575F"/>
    <w:rsid w:val="44C47754"/>
    <w:rsid w:val="44CC2B6C"/>
    <w:rsid w:val="44D501D8"/>
    <w:rsid w:val="44E05D97"/>
    <w:rsid w:val="44F22DAC"/>
    <w:rsid w:val="45154265"/>
    <w:rsid w:val="451F3201"/>
    <w:rsid w:val="451F43E7"/>
    <w:rsid w:val="45210077"/>
    <w:rsid w:val="45356EC9"/>
    <w:rsid w:val="4537221B"/>
    <w:rsid w:val="453A003B"/>
    <w:rsid w:val="454702B7"/>
    <w:rsid w:val="45597D01"/>
    <w:rsid w:val="455B1156"/>
    <w:rsid w:val="45651DD7"/>
    <w:rsid w:val="45965BB9"/>
    <w:rsid w:val="45A01C4B"/>
    <w:rsid w:val="45B120F3"/>
    <w:rsid w:val="45B32E6A"/>
    <w:rsid w:val="45C9178A"/>
    <w:rsid w:val="45CA2A8F"/>
    <w:rsid w:val="45EE5196"/>
    <w:rsid w:val="46022054"/>
    <w:rsid w:val="460A7FF5"/>
    <w:rsid w:val="461940F5"/>
    <w:rsid w:val="462E6603"/>
    <w:rsid w:val="465161EB"/>
    <w:rsid w:val="465642E0"/>
    <w:rsid w:val="46565EF6"/>
    <w:rsid w:val="465C457C"/>
    <w:rsid w:val="465D3C1F"/>
    <w:rsid w:val="466B6D95"/>
    <w:rsid w:val="467342B8"/>
    <w:rsid w:val="467C4AB1"/>
    <w:rsid w:val="46936C54"/>
    <w:rsid w:val="46965745"/>
    <w:rsid w:val="469D0869"/>
    <w:rsid w:val="46B61944"/>
    <w:rsid w:val="46C61A2D"/>
    <w:rsid w:val="46D332C1"/>
    <w:rsid w:val="46DA4E4A"/>
    <w:rsid w:val="47000D95"/>
    <w:rsid w:val="470B2D9F"/>
    <w:rsid w:val="471D243C"/>
    <w:rsid w:val="471E7EBD"/>
    <w:rsid w:val="472A1751"/>
    <w:rsid w:val="47302E90"/>
    <w:rsid w:val="475519BF"/>
    <w:rsid w:val="47652830"/>
    <w:rsid w:val="478D0171"/>
    <w:rsid w:val="47927E7C"/>
    <w:rsid w:val="47947AFC"/>
    <w:rsid w:val="47A22695"/>
    <w:rsid w:val="47A50744"/>
    <w:rsid w:val="47BA0F18"/>
    <w:rsid w:val="481161CC"/>
    <w:rsid w:val="48220665"/>
    <w:rsid w:val="482F7BFF"/>
    <w:rsid w:val="48310C7F"/>
    <w:rsid w:val="483502A8"/>
    <w:rsid w:val="484A6EF4"/>
    <w:rsid w:val="48501534"/>
    <w:rsid w:val="48511A9B"/>
    <w:rsid w:val="48566986"/>
    <w:rsid w:val="48641FF1"/>
    <w:rsid w:val="4875046F"/>
    <w:rsid w:val="488009FE"/>
    <w:rsid w:val="48A84141"/>
    <w:rsid w:val="48BA78DE"/>
    <w:rsid w:val="48D03190"/>
    <w:rsid w:val="48DD6B99"/>
    <w:rsid w:val="48E155A0"/>
    <w:rsid w:val="48E87129"/>
    <w:rsid w:val="48EA262C"/>
    <w:rsid w:val="49206677"/>
    <w:rsid w:val="493A36B0"/>
    <w:rsid w:val="494616A5"/>
    <w:rsid w:val="49505853"/>
    <w:rsid w:val="495A0CAC"/>
    <w:rsid w:val="495C70E7"/>
    <w:rsid w:val="496542A4"/>
    <w:rsid w:val="496D6C31"/>
    <w:rsid w:val="4971160B"/>
    <w:rsid w:val="49880C90"/>
    <w:rsid w:val="49B33379"/>
    <w:rsid w:val="49B37AF6"/>
    <w:rsid w:val="49B40DFB"/>
    <w:rsid w:val="49BC6207"/>
    <w:rsid w:val="49D048BC"/>
    <w:rsid w:val="49DE7B2F"/>
    <w:rsid w:val="4A013479"/>
    <w:rsid w:val="4A0A6787"/>
    <w:rsid w:val="4A147B5D"/>
    <w:rsid w:val="4A225BAC"/>
    <w:rsid w:val="4A330314"/>
    <w:rsid w:val="4A3871E3"/>
    <w:rsid w:val="4A534079"/>
    <w:rsid w:val="4A684122"/>
    <w:rsid w:val="4A6E46E6"/>
    <w:rsid w:val="4A857C8A"/>
    <w:rsid w:val="4A8B55DB"/>
    <w:rsid w:val="4A944BE6"/>
    <w:rsid w:val="4A952667"/>
    <w:rsid w:val="4AB61CA3"/>
    <w:rsid w:val="4AC0327C"/>
    <w:rsid w:val="4AD337D1"/>
    <w:rsid w:val="4AD81E57"/>
    <w:rsid w:val="4AEF1A7C"/>
    <w:rsid w:val="4AF14F7F"/>
    <w:rsid w:val="4B02473E"/>
    <w:rsid w:val="4B080428"/>
    <w:rsid w:val="4B0C6E2E"/>
    <w:rsid w:val="4B29095D"/>
    <w:rsid w:val="4B4050F6"/>
    <w:rsid w:val="4B442CE9"/>
    <w:rsid w:val="4B4439C2"/>
    <w:rsid w:val="4B584739"/>
    <w:rsid w:val="4B5F55B3"/>
    <w:rsid w:val="4B6C26CB"/>
    <w:rsid w:val="4B78366B"/>
    <w:rsid w:val="4B7B0767"/>
    <w:rsid w:val="4B7B5624"/>
    <w:rsid w:val="4B7C2965"/>
    <w:rsid w:val="4BA61EDA"/>
    <w:rsid w:val="4BBA0128"/>
    <w:rsid w:val="4BBB75F5"/>
    <w:rsid w:val="4BBE6C52"/>
    <w:rsid w:val="4BC6087B"/>
    <w:rsid w:val="4BD262FF"/>
    <w:rsid w:val="4BE1010B"/>
    <w:rsid w:val="4C016441"/>
    <w:rsid w:val="4C3133A3"/>
    <w:rsid w:val="4C5A2353"/>
    <w:rsid w:val="4C660364"/>
    <w:rsid w:val="4C83051A"/>
    <w:rsid w:val="4C8E3AA7"/>
    <w:rsid w:val="4CAB2E4A"/>
    <w:rsid w:val="4CD01F92"/>
    <w:rsid w:val="4CE17CAE"/>
    <w:rsid w:val="4CF0585D"/>
    <w:rsid w:val="4CF878D3"/>
    <w:rsid w:val="4CFA6659"/>
    <w:rsid w:val="4D0D1DF7"/>
    <w:rsid w:val="4D1C7E93"/>
    <w:rsid w:val="4D377999"/>
    <w:rsid w:val="4D4B4F32"/>
    <w:rsid w:val="4D72759D"/>
    <w:rsid w:val="4D7814A6"/>
    <w:rsid w:val="4D7D1DE6"/>
    <w:rsid w:val="4D8D5D39"/>
    <w:rsid w:val="4DA37D6C"/>
    <w:rsid w:val="4DA76772"/>
    <w:rsid w:val="4DAA76F7"/>
    <w:rsid w:val="4DB766CD"/>
    <w:rsid w:val="4DC515A5"/>
    <w:rsid w:val="4DF30DF0"/>
    <w:rsid w:val="4E0F0720"/>
    <w:rsid w:val="4E19102F"/>
    <w:rsid w:val="4E22193F"/>
    <w:rsid w:val="4E295A47"/>
    <w:rsid w:val="4E2F0959"/>
    <w:rsid w:val="4E434405"/>
    <w:rsid w:val="4E52248E"/>
    <w:rsid w:val="4E645C2C"/>
    <w:rsid w:val="4E680619"/>
    <w:rsid w:val="4E896D65"/>
    <w:rsid w:val="4E8E6A70"/>
    <w:rsid w:val="4E9D5A90"/>
    <w:rsid w:val="4EA31B76"/>
    <w:rsid w:val="4EB95335"/>
    <w:rsid w:val="4ECD1DD8"/>
    <w:rsid w:val="4EDF1CF2"/>
    <w:rsid w:val="4EE151F5"/>
    <w:rsid w:val="4EE33F7B"/>
    <w:rsid w:val="4F0D2F49"/>
    <w:rsid w:val="4F155A4F"/>
    <w:rsid w:val="4F1D343F"/>
    <w:rsid w:val="4F32316B"/>
    <w:rsid w:val="4F486899"/>
    <w:rsid w:val="4F6222CB"/>
    <w:rsid w:val="4F7C2E75"/>
    <w:rsid w:val="4F7F3DFA"/>
    <w:rsid w:val="4FA54039"/>
    <w:rsid w:val="4FB07E4C"/>
    <w:rsid w:val="4FB50A50"/>
    <w:rsid w:val="4FB92CDA"/>
    <w:rsid w:val="4FBA2D49"/>
    <w:rsid w:val="4FE20766"/>
    <w:rsid w:val="4FEA6D2C"/>
    <w:rsid w:val="4FF64D3D"/>
    <w:rsid w:val="50031E55"/>
    <w:rsid w:val="500862DC"/>
    <w:rsid w:val="501555F2"/>
    <w:rsid w:val="501C4F7D"/>
    <w:rsid w:val="50220F52"/>
    <w:rsid w:val="50227A6F"/>
    <w:rsid w:val="502A6491"/>
    <w:rsid w:val="50342257"/>
    <w:rsid w:val="503C7A30"/>
    <w:rsid w:val="50481CEF"/>
    <w:rsid w:val="50552B58"/>
    <w:rsid w:val="505D59E6"/>
    <w:rsid w:val="506640F7"/>
    <w:rsid w:val="50774392"/>
    <w:rsid w:val="508558A6"/>
    <w:rsid w:val="508820AE"/>
    <w:rsid w:val="508E61B5"/>
    <w:rsid w:val="509618B7"/>
    <w:rsid w:val="50982348"/>
    <w:rsid w:val="50C3657C"/>
    <w:rsid w:val="50CF01D2"/>
    <w:rsid w:val="50F007D8"/>
    <w:rsid w:val="50F1625A"/>
    <w:rsid w:val="510319F7"/>
    <w:rsid w:val="51152F96"/>
    <w:rsid w:val="511F1327"/>
    <w:rsid w:val="511F13CB"/>
    <w:rsid w:val="513015C2"/>
    <w:rsid w:val="51337FC8"/>
    <w:rsid w:val="51424D5F"/>
    <w:rsid w:val="515661FD"/>
    <w:rsid w:val="517F4A6D"/>
    <w:rsid w:val="518E3BE9"/>
    <w:rsid w:val="5197226B"/>
    <w:rsid w:val="51B8499E"/>
    <w:rsid w:val="51DE0900"/>
    <w:rsid w:val="51DF5EE2"/>
    <w:rsid w:val="52050320"/>
    <w:rsid w:val="520F53AD"/>
    <w:rsid w:val="5217603C"/>
    <w:rsid w:val="521A6FC1"/>
    <w:rsid w:val="521F0ECA"/>
    <w:rsid w:val="52264FD2"/>
    <w:rsid w:val="522E6164"/>
    <w:rsid w:val="52306A4E"/>
    <w:rsid w:val="5254009F"/>
    <w:rsid w:val="526D6A4B"/>
    <w:rsid w:val="52B007B9"/>
    <w:rsid w:val="52B50703"/>
    <w:rsid w:val="52E96395"/>
    <w:rsid w:val="5335518F"/>
    <w:rsid w:val="53366494"/>
    <w:rsid w:val="533966FE"/>
    <w:rsid w:val="533A4E9A"/>
    <w:rsid w:val="537F2A9A"/>
    <w:rsid w:val="539366A1"/>
    <w:rsid w:val="53A1610C"/>
    <w:rsid w:val="53A80F66"/>
    <w:rsid w:val="53A81EAA"/>
    <w:rsid w:val="53A9514E"/>
    <w:rsid w:val="53B24F0C"/>
    <w:rsid w:val="53DF342A"/>
    <w:rsid w:val="53E421E6"/>
    <w:rsid w:val="540C383F"/>
    <w:rsid w:val="540D4E72"/>
    <w:rsid w:val="54186A87"/>
    <w:rsid w:val="541B7A0B"/>
    <w:rsid w:val="541E3EEC"/>
    <w:rsid w:val="541F2B8E"/>
    <w:rsid w:val="5428129F"/>
    <w:rsid w:val="543350B2"/>
    <w:rsid w:val="5445637E"/>
    <w:rsid w:val="54473D53"/>
    <w:rsid w:val="544C4E3D"/>
    <w:rsid w:val="545244FF"/>
    <w:rsid w:val="545568EB"/>
    <w:rsid w:val="54795826"/>
    <w:rsid w:val="547C6995"/>
    <w:rsid w:val="547D09A9"/>
    <w:rsid w:val="548A5AC1"/>
    <w:rsid w:val="548A7CBF"/>
    <w:rsid w:val="548F1F48"/>
    <w:rsid w:val="54AB2D04"/>
    <w:rsid w:val="54B8530B"/>
    <w:rsid w:val="54CA68AA"/>
    <w:rsid w:val="54D51025"/>
    <w:rsid w:val="54DF51CB"/>
    <w:rsid w:val="54E81862"/>
    <w:rsid w:val="54E838DC"/>
    <w:rsid w:val="54F47E52"/>
    <w:rsid w:val="54F57543"/>
    <w:rsid w:val="54FA0D09"/>
    <w:rsid w:val="55143CF3"/>
    <w:rsid w:val="55160F28"/>
    <w:rsid w:val="55186629"/>
    <w:rsid w:val="551A1B2C"/>
    <w:rsid w:val="553D5564"/>
    <w:rsid w:val="5552550A"/>
    <w:rsid w:val="557E7653"/>
    <w:rsid w:val="55922A70"/>
    <w:rsid w:val="559C6C03"/>
    <w:rsid w:val="55B30A26"/>
    <w:rsid w:val="55B72CB0"/>
    <w:rsid w:val="55C714A6"/>
    <w:rsid w:val="55CD4E53"/>
    <w:rsid w:val="55ED318A"/>
    <w:rsid w:val="55EF2E09"/>
    <w:rsid w:val="55F120C7"/>
    <w:rsid w:val="55F27611"/>
    <w:rsid w:val="56062A2F"/>
    <w:rsid w:val="560B6EB6"/>
    <w:rsid w:val="561A74D1"/>
    <w:rsid w:val="561E00D5"/>
    <w:rsid w:val="5621105A"/>
    <w:rsid w:val="56284268"/>
    <w:rsid w:val="5635357E"/>
    <w:rsid w:val="564C7641"/>
    <w:rsid w:val="567C3CF2"/>
    <w:rsid w:val="568069BE"/>
    <w:rsid w:val="56902993"/>
    <w:rsid w:val="569A3799"/>
    <w:rsid w:val="56A62711"/>
    <w:rsid w:val="56A725B8"/>
    <w:rsid w:val="56C86370"/>
    <w:rsid w:val="57347C1D"/>
    <w:rsid w:val="574A1DC1"/>
    <w:rsid w:val="57524C4F"/>
    <w:rsid w:val="57751D0C"/>
    <w:rsid w:val="5791383A"/>
    <w:rsid w:val="57A23AD5"/>
    <w:rsid w:val="57A315D3"/>
    <w:rsid w:val="57B91294"/>
    <w:rsid w:val="57BF0A61"/>
    <w:rsid w:val="57C32112"/>
    <w:rsid w:val="57D707BF"/>
    <w:rsid w:val="57DD704A"/>
    <w:rsid w:val="57E013BB"/>
    <w:rsid w:val="58111A55"/>
    <w:rsid w:val="58521269"/>
    <w:rsid w:val="587C3438"/>
    <w:rsid w:val="587F43BC"/>
    <w:rsid w:val="589752E6"/>
    <w:rsid w:val="58AF66E3"/>
    <w:rsid w:val="58C064AB"/>
    <w:rsid w:val="58C85AB5"/>
    <w:rsid w:val="58D55A0D"/>
    <w:rsid w:val="58DF34DC"/>
    <w:rsid w:val="58E84449"/>
    <w:rsid w:val="58F47BFE"/>
    <w:rsid w:val="5906759F"/>
    <w:rsid w:val="5910752F"/>
    <w:rsid w:val="592C449F"/>
    <w:rsid w:val="59506FEF"/>
    <w:rsid w:val="5976568E"/>
    <w:rsid w:val="59771F16"/>
    <w:rsid w:val="59903300"/>
    <w:rsid w:val="59977C6E"/>
    <w:rsid w:val="5999038C"/>
    <w:rsid w:val="599F0CCF"/>
    <w:rsid w:val="59A96428"/>
    <w:rsid w:val="59C45B9B"/>
    <w:rsid w:val="59C67F57"/>
    <w:rsid w:val="59E73D0F"/>
    <w:rsid w:val="59F120A0"/>
    <w:rsid w:val="59F61230"/>
    <w:rsid w:val="5A0148B9"/>
    <w:rsid w:val="5A072F50"/>
    <w:rsid w:val="5A1F6067"/>
    <w:rsid w:val="5A325C4A"/>
    <w:rsid w:val="5A3A7F15"/>
    <w:rsid w:val="5A3D0E9A"/>
    <w:rsid w:val="5A582D49"/>
    <w:rsid w:val="5A5A624C"/>
    <w:rsid w:val="5A677AE0"/>
    <w:rsid w:val="5A704B6C"/>
    <w:rsid w:val="5A743572"/>
    <w:rsid w:val="5A7B2EFD"/>
    <w:rsid w:val="5A7E1904"/>
    <w:rsid w:val="5A863E8E"/>
    <w:rsid w:val="5AE5142B"/>
    <w:rsid w:val="5AF85937"/>
    <w:rsid w:val="5B070568"/>
    <w:rsid w:val="5B207260"/>
    <w:rsid w:val="5B235C95"/>
    <w:rsid w:val="5B417443"/>
    <w:rsid w:val="5B4348A7"/>
    <w:rsid w:val="5B450F25"/>
    <w:rsid w:val="5B5C12F2"/>
    <w:rsid w:val="5B8147BE"/>
    <w:rsid w:val="5B856C33"/>
    <w:rsid w:val="5B8930BB"/>
    <w:rsid w:val="5BA34735"/>
    <w:rsid w:val="5BAC183B"/>
    <w:rsid w:val="5BC76675"/>
    <w:rsid w:val="5BCC4E29"/>
    <w:rsid w:val="5BEA76C3"/>
    <w:rsid w:val="5C005FB6"/>
    <w:rsid w:val="5C0C16FA"/>
    <w:rsid w:val="5C1C3F42"/>
    <w:rsid w:val="5C1D00AB"/>
    <w:rsid w:val="5C2667BC"/>
    <w:rsid w:val="5C2A2760"/>
    <w:rsid w:val="5C304B4D"/>
    <w:rsid w:val="5C3533F3"/>
    <w:rsid w:val="5C3F18E4"/>
    <w:rsid w:val="5C4B332D"/>
    <w:rsid w:val="5C4E28F2"/>
    <w:rsid w:val="5C526202"/>
    <w:rsid w:val="5C526387"/>
    <w:rsid w:val="5C5A1E90"/>
    <w:rsid w:val="5C622D9E"/>
    <w:rsid w:val="5C6E6BB0"/>
    <w:rsid w:val="5C840D54"/>
    <w:rsid w:val="5C852059"/>
    <w:rsid w:val="5C9546B7"/>
    <w:rsid w:val="5CA7000F"/>
    <w:rsid w:val="5CAB49C7"/>
    <w:rsid w:val="5CAC0BA0"/>
    <w:rsid w:val="5CC85FC5"/>
    <w:rsid w:val="5CD765E0"/>
    <w:rsid w:val="5CE323F2"/>
    <w:rsid w:val="5CFB7A99"/>
    <w:rsid w:val="5D0134C1"/>
    <w:rsid w:val="5D042FB1"/>
    <w:rsid w:val="5D1560C5"/>
    <w:rsid w:val="5D1C3851"/>
    <w:rsid w:val="5D1E0517"/>
    <w:rsid w:val="5D333476"/>
    <w:rsid w:val="5D3543FB"/>
    <w:rsid w:val="5D4F4FA5"/>
    <w:rsid w:val="5D667032"/>
    <w:rsid w:val="5D890602"/>
    <w:rsid w:val="5D8F250B"/>
    <w:rsid w:val="5D914F1B"/>
    <w:rsid w:val="5DAA43BA"/>
    <w:rsid w:val="5DB34732"/>
    <w:rsid w:val="5DB95992"/>
    <w:rsid w:val="5DC60467"/>
    <w:rsid w:val="5DC758F6"/>
    <w:rsid w:val="5DC91495"/>
    <w:rsid w:val="5DCC79AC"/>
    <w:rsid w:val="5DD0217F"/>
    <w:rsid w:val="5DD92F69"/>
    <w:rsid w:val="5DEE3BA9"/>
    <w:rsid w:val="5DF247AE"/>
    <w:rsid w:val="5E015742"/>
    <w:rsid w:val="5E222D7F"/>
    <w:rsid w:val="5E246282"/>
    <w:rsid w:val="5E514133"/>
    <w:rsid w:val="5E525ACC"/>
    <w:rsid w:val="5E6315EA"/>
    <w:rsid w:val="5E635D67"/>
    <w:rsid w:val="5E687C70"/>
    <w:rsid w:val="5E762809"/>
    <w:rsid w:val="5E77028A"/>
    <w:rsid w:val="5E85179E"/>
    <w:rsid w:val="5E8D5E97"/>
    <w:rsid w:val="5E9033B3"/>
    <w:rsid w:val="5EA47E55"/>
    <w:rsid w:val="5EAF03E4"/>
    <w:rsid w:val="5EAF6512"/>
    <w:rsid w:val="5EB1716B"/>
    <w:rsid w:val="5EB757F1"/>
    <w:rsid w:val="5ECC5796"/>
    <w:rsid w:val="5EE475B9"/>
    <w:rsid w:val="5F2361A5"/>
    <w:rsid w:val="5F5B3D80"/>
    <w:rsid w:val="5F615C89"/>
    <w:rsid w:val="5F7062A4"/>
    <w:rsid w:val="5FB82E15"/>
    <w:rsid w:val="5FC943B4"/>
    <w:rsid w:val="5FE926EA"/>
    <w:rsid w:val="5FF44B28"/>
    <w:rsid w:val="60006A8C"/>
    <w:rsid w:val="60274ACB"/>
    <w:rsid w:val="602B08B8"/>
    <w:rsid w:val="60352C65"/>
    <w:rsid w:val="6043627C"/>
    <w:rsid w:val="604F5912"/>
    <w:rsid w:val="60510C80"/>
    <w:rsid w:val="605B1725"/>
    <w:rsid w:val="606E2944"/>
    <w:rsid w:val="60917974"/>
    <w:rsid w:val="60AB49A7"/>
    <w:rsid w:val="60C458D1"/>
    <w:rsid w:val="60DB1C73"/>
    <w:rsid w:val="60DC2F78"/>
    <w:rsid w:val="60DE647B"/>
    <w:rsid w:val="60F715A3"/>
    <w:rsid w:val="60FB7FA9"/>
    <w:rsid w:val="60FF41BB"/>
    <w:rsid w:val="61112140"/>
    <w:rsid w:val="611327F2"/>
    <w:rsid w:val="61164056"/>
    <w:rsid w:val="611C70C4"/>
    <w:rsid w:val="612855F5"/>
    <w:rsid w:val="613025C6"/>
    <w:rsid w:val="613C0A12"/>
    <w:rsid w:val="61604285"/>
    <w:rsid w:val="61644155"/>
    <w:rsid w:val="616650DA"/>
    <w:rsid w:val="61867B8D"/>
    <w:rsid w:val="618C7819"/>
    <w:rsid w:val="619758A9"/>
    <w:rsid w:val="61A73945"/>
    <w:rsid w:val="61A84765"/>
    <w:rsid w:val="61BE4076"/>
    <w:rsid w:val="61CA2363"/>
    <w:rsid w:val="61D9377E"/>
    <w:rsid w:val="61EF75BD"/>
    <w:rsid w:val="61FC0E51"/>
    <w:rsid w:val="6206395E"/>
    <w:rsid w:val="622956BB"/>
    <w:rsid w:val="62693A03"/>
    <w:rsid w:val="626F0260"/>
    <w:rsid w:val="62731D94"/>
    <w:rsid w:val="6297324D"/>
    <w:rsid w:val="62AE66F6"/>
    <w:rsid w:val="62C00D5D"/>
    <w:rsid w:val="62C06610"/>
    <w:rsid w:val="62CF33A7"/>
    <w:rsid w:val="62D452B1"/>
    <w:rsid w:val="62D94FBC"/>
    <w:rsid w:val="62DD013F"/>
    <w:rsid w:val="63084806"/>
    <w:rsid w:val="630F4902"/>
    <w:rsid w:val="63197E9F"/>
    <w:rsid w:val="63220C33"/>
    <w:rsid w:val="633D53C7"/>
    <w:rsid w:val="636E7A2E"/>
    <w:rsid w:val="636F54AF"/>
    <w:rsid w:val="637067B4"/>
    <w:rsid w:val="63721CB7"/>
    <w:rsid w:val="63842075"/>
    <w:rsid w:val="63855156"/>
    <w:rsid w:val="63A13E11"/>
    <w:rsid w:val="63A412A3"/>
    <w:rsid w:val="63A57B87"/>
    <w:rsid w:val="63B636A5"/>
    <w:rsid w:val="63BF6533"/>
    <w:rsid w:val="63D07AD2"/>
    <w:rsid w:val="63E85179"/>
    <w:rsid w:val="63F246E2"/>
    <w:rsid w:val="64056CA7"/>
    <w:rsid w:val="642F3009"/>
    <w:rsid w:val="644F259F"/>
    <w:rsid w:val="64637041"/>
    <w:rsid w:val="647372DB"/>
    <w:rsid w:val="647B46E8"/>
    <w:rsid w:val="648D7E85"/>
    <w:rsid w:val="64AF16BF"/>
    <w:rsid w:val="64AF65F1"/>
    <w:rsid w:val="64B90A14"/>
    <w:rsid w:val="64BD6456"/>
    <w:rsid w:val="64C0683C"/>
    <w:rsid w:val="64C2705A"/>
    <w:rsid w:val="64C847E7"/>
    <w:rsid w:val="64CB4939"/>
    <w:rsid w:val="651548E6"/>
    <w:rsid w:val="6518586B"/>
    <w:rsid w:val="651A2B83"/>
    <w:rsid w:val="652C12F7"/>
    <w:rsid w:val="652E32C1"/>
    <w:rsid w:val="65367019"/>
    <w:rsid w:val="657E520F"/>
    <w:rsid w:val="65886E23"/>
    <w:rsid w:val="65B00EE1"/>
    <w:rsid w:val="65DC68AD"/>
    <w:rsid w:val="65E01A30"/>
    <w:rsid w:val="65F251CE"/>
    <w:rsid w:val="65F406D1"/>
    <w:rsid w:val="66032EEA"/>
    <w:rsid w:val="66083B12"/>
    <w:rsid w:val="66146A07"/>
    <w:rsid w:val="66360241"/>
    <w:rsid w:val="66437557"/>
    <w:rsid w:val="666E5D19"/>
    <w:rsid w:val="66747D26"/>
    <w:rsid w:val="667F60B7"/>
    <w:rsid w:val="66880F45"/>
    <w:rsid w:val="668869C6"/>
    <w:rsid w:val="66976477"/>
    <w:rsid w:val="66A32DF3"/>
    <w:rsid w:val="66BF109E"/>
    <w:rsid w:val="66DB09CF"/>
    <w:rsid w:val="66E02795"/>
    <w:rsid w:val="66E55C01"/>
    <w:rsid w:val="66F43AF7"/>
    <w:rsid w:val="66FD6985"/>
    <w:rsid w:val="670A3A9C"/>
    <w:rsid w:val="67192A32"/>
    <w:rsid w:val="672B1A53"/>
    <w:rsid w:val="672E7154"/>
    <w:rsid w:val="6731395C"/>
    <w:rsid w:val="673335DC"/>
    <w:rsid w:val="67523E91"/>
    <w:rsid w:val="675D7656"/>
    <w:rsid w:val="676663B4"/>
    <w:rsid w:val="676E37C1"/>
    <w:rsid w:val="677D333A"/>
    <w:rsid w:val="678A0557"/>
    <w:rsid w:val="678C4F6F"/>
    <w:rsid w:val="67A55E99"/>
    <w:rsid w:val="67A65B19"/>
    <w:rsid w:val="67B01CAC"/>
    <w:rsid w:val="67B3297D"/>
    <w:rsid w:val="67C63E4F"/>
    <w:rsid w:val="67DB0571"/>
    <w:rsid w:val="67EB5499"/>
    <w:rsid w:val="67EE3D0F"/>
    <w:rsid w:val="67F749E1"/>
    <w:rsid w:val="68054AAD"/>
    <w:rsid w:val="68234821"/>
    <w:rsid w:val="682F7FFB"/>
    <w:rsid w:val="68400296"/>
    <w:rsid w:val="6841159B"/>
    <w:rsid w:val="685272B7"/>
    <w:rsid w:val="685B2144"/>
    <w:rsid w:val="68644FD2"/>
    <w:rsid w:val="688C2890"/>
    <w:rsid w:val="68BE7A52"/>
    <w:rsid w:val="68FD194E"/>
    <w:rsid w:val="69025DD5"/>
    <w:rsid w:val="69151573"/>
    <w:rsid w:val="6922410C"/>
    <w:rsid w:val="692933A9"/>
    <w:rsid w:val="69814125"/>
    <w:rsid w:val="69855312"/>
    <w:rsid w:val="6997754D"/>
    <w:rsid w:val="69990F25"/>
    <w:rsid w:val="69AE3CF0"/>
    <w:rsid w:val="69AF2B9D"/>
    <w:rsid w:val="69CD45A5"/>
    <w:rsid w:val="69F021DB"/>
    <w:rsid w:val="6A062180"/>
    <w:rsid w:val="6A0E500E"/>
    <w:rsid w:val="6A202D2A"/>
    <w:rsid w:val="6A3419CA"/>
    <w:rsid w:val="6A352CCF"/>
    <w:rsid w:val="6A3B4BD9"/>
    <w:rsid w:val="6A3B6DD7"/>
    <w:rsid w:val="6A3C265A"/>
    <w:rsid w:val="6A6D2E29"/>
    <w:rsid w:val="6A8A23D9"/>
    <w:rsid w:val="6A927E4E"/>
    <w:rsid w:val="6AA25882"/>
    <w:rsid w:val="6ABB09AA"/>
    <w:rsid w:val="6ABD60AB"/>
    <w:rsid w:val="6AC128B3"/>
    <w:rsid w:val="6ACC2E43"/>
    <w:rsid w:val="6AF15601"/>
    <w:rsid w:val="6B061D23"/>
    <w:rsid w:val="6B09652B"/>
    <w:rsid w:val="6B1000B4"/>
    <w:rsid w:val="6B150809"/>
    <w:rsid w:val="6B15282D"/>
    <w:rsid w:val="6B1D68BE"/>
    <w:rsid w:val="6B2028CD"/>
    <w:rsid w:val="6B3B7248"/>
    <w:rsid w:val="6B4D0219"/>
    <w:rsid w:val="6B650E43"/>
    <w:rsid w:val="6B7071D4"/>
    <w:rsid w:val="6B845E74"/>
    <w:rsid w:val="6BA0669E"/>
    <w:rsid w:val="6BA37623"/>
    <w:rsid w:val="6BA845D7"/>
    <w:rsid w:val="6BAE34E7"/>
    <w:rsid w:val="6BB021BC"/>
    <w:rsid w:val="6BD5497A"/>
    <w:rsid w:val="6BFB42DB"/>
    <w:rsid w:val="6C141EE0"/>
    <w:rsid w:val="6C164BB8"/>
    <w:rsid w:val="6C390E1B"/>
    <w:rsid w:val="6C542CCA"/>
    <w:rsid w:val="6C72227A"/>
    <w:rsid w:val="6CAC58D7"/>
    <w:rsid w:val="6CBA266E"/>
    <w:rsid w:val="6CC30D7F"/>
    <w:rsid w:val="6CCC3C0D"/>
    <w:rsid w:val="6CD97FB6"/>
    <w:rsid w:val="6CDD1929"/>
    <w:rsid w:val="6CDF30F3"/>
    <w:rsid w:val="6D1D74FB"/>
    <w:rsid w:val="6D4547D0"/>
    <w:rsid w:val="6D470090"/>
    <w:rsid w:val="6D502D8B"/>
    <w:rsid w:val="6D524C32"/>
    <w:rsid w:val="6D6E3B2D"/>
    <w:rsid w:val="6D7917A7"/>
    <w:rsid w:val="6D7E5C2F"/>
    <w:rsid w:val="6D9C2C61"/>
    <w:rsid w:val="6DBA4969"/>
    <w:rsid w:val="6DC72BAB"/>
    <w:rsid w:val="6DCA3B30"/>
    <w:rsid w:val="6DCB5D2E"/>
    <w:rsid w:val="6DCD4AB5"/>
    <w:rsid w:val="6DF758F9"/>
    <w:rsid w:val="6DF95579"/>
    <w:rsid w:val="6DFF7482"/>
    <w:rsid w:val="6E016208"/>
    <w:rsid w:val="6E020006"/>
    <w:rsid w:val="6E062690"/>
    <w:rsid w:val="6E1919C3"/>
    <w:rsid w:val="6E2A5389"/>
    <w:rsid w:val="6E3A1865"/>
    <w:rsid w:val="6E3F55C7"/>
    <w:rsid w:val="6E401570"/>
    <w:rsid w:val="6E7D0E15"/>
    <w:rsid w:val="6E8E3022"/>
    <w:rsid w:val="6E930F13"/>
    <w:rsid w:val="6E9544FD"/>
    <w:rsid w:val="6EB50651"/>
    <w:rsid w:val="6EC417C9"/>
    <w:rsid w:val="6ECE7E07"/>
    <w:rsid w:val="6EF63149"/>
    <w:rsid w:val="6EFB3EA2"/>
    <w:rsid w:val="6F065AB6"/>
    <w:rsid w:val="6F177F4F"/>
    <w:rsid w:val="6F257A3F"/>
    <w:rsid w:val="6F2936EC"/>
    <w:rsid w:val="6F2A116E"/>
    <w:rsid w:val="6F376B9A"/>
    <w:rsid w:val="6F4E5EAA"/>
    <w:rsid w:val="6F540CB3"/>
    <w:rsid w:val="6F6E41E1"/>
    <w:rsid w:val="6F6E4EBA"/>
    <w:rsid w:val="6F842B01"/>
    <w:rsid w:val="6F9817A2"/>
    <w:rsid w:val="6FAA0AF5"/>
    <w:rsid w:val="6FCC4962"/>
    <w:rsid w:val="6FD12C00"/>
    <w:rsid w:val="6FF5793D"/>
    <w:rsid w:val="6FF808C2"/>
    <w:rsid w:val="6FF859E9"/>
    <w:rsid w:val="6FF96343"/>
    <w:rsid w:val="700F04E7"/>
    <w:rsid w:val="70182BA3"/>
    <w:rsid w:val="701B1D7B"/>
    <w:rsid w:val="701E2CFF"/>
    <w:rsid w:val="707029DF"/>
    <w:rsid w:val="70745C8D"/>
    <w:rsid w:val="70822A24"/>
    <w:rsid w:val="7092523D"/>
    <w:rsid w:val="70A367DC"/>
    <w:rsid w:val="70B11484"/>
    <w:rsid w:val="70C04A87"/>
    <w:rsid w:val="70D5009F"/>
    <w:rsid w:val="70E262C1"/>
    <w:rsid w:val="70E417C4"/>
    <w:rsid w:val="70FC6E6A"/>
    <w:rsid w:val="71031AA6"/>
    <w:rsid w:val="7105777A"/>
    <w:rsid w:val="71113E86"/>
    <w:rsid w:val="711F6F9D"/>
    <w:rsid w:val="712B79BA"/>
    <w:rsid w:val="71383DB6"/>
    <w:rsid w:val="71400858"/>
    <w:rsid w:val="71664AE3"/>
    <w:rsid w:val="718F261E"/>
    <w:rsid w:val="71A51882"/>
    <w:rsid w:val="71AA5D09"/>
    <w:rsid w:val="71B763EC"/>
    <w:rsid w:val="71BF7C04"/>
    <w:rsid w:val="71D523D1"/>
    <w:rsid w:val="71DA42DA"/>
    <w:rsid w:val="72031C1B"/>
    <w:rsid w:val="72056AFC"/>
    <w:rsid w:val="72092A7E"/>
    <w:rsid w:val="721C4D44"/>
    <w:rsid w:val="72200725"/>
    <w:rsid w:val="722E1458"/>
    <w:rsid w:val="72314CE9"/>
    <w:rsid w:val="72384674"/>
    <w:rsid w:val="723A6DB8"/>
    <w:rsid w:val="726A4990"/>
    <w:rsid w:val="72704323"/>
    <w:rsid w:val="727A5D97"/>
    <w:rsid w:val="72853885"/>
    <w:rsid w:val="72935C87"/>
    <w:rsid w:val="729B3093"/>
    <w:rsid w:val="72BC104A"/>
    <w:rsid w:val="72DA05E4"/>
    <w:rsid w:val="72F737AD"/>
    <w:rsid w:val="73050544"/>
    <w:rsid w:val="730613D9"/>
    <w:rsid w:val="73065FC6"/>
    <w:rsid w:val="730702D4"/>
    <w:rsid w:val="73073A48"/>
    <w:rsid w:val="73114357"/>
    <w:rsid w:val="7312785A"/>
    <w:rsid w:val="73201E8B"/>
    <w:rsid w:val="732C4748"/>
    <w:rsid w:val="73306E0A"/>
    <w:rsid w:val="73424B26"/>
    <w:rsid w:val="736672E4"/>
    <w:rsid w:val="73751A30"/>
    <w:rsid w:val="7383558F"/>
    <w:rsid w:val="73840550"/>
    <w:rsid w:val="738A200A"/>
    <w:rsid w:val="738B5FFF"/>
    <w:rsid w:val="73927DA8"/>
    <w:rsid w:val="7393582A"/>
    <w:rsid w:val="739A51B5"/>
    <w:rsid w:val="73B1065D"/>
    <w:rsid w:val="73C2417B"/>
    <w:rsid w:val="73E100F0"/>
    <w:rsid w:val="73E51DB1"/>
    <w:rsid w:val="73ED2A40"/>
    <w:rsid w:val="740A11B7"/>
    <w:rsid w:val="742B0327"/>
    <w:rsid w:val="7431442E"/>
    <w:rsid w:val="744C2300"/>
    <w:rsid w:val="74512765"/>
    <w:rsid w:val="74697E0C"/>
    <w:rsid w:val="74715218"/>
    <w:rsid w:val="74AB40F8"/>
    <w:rsid w:val="74B46F86"/>
    <w:rsid w:val="74BF7515"/>
    <w:rsid w:val="74C1629C"/>
    <w:rsid w:val="74C701A5"/>
    <w:rsid w:val="74C74375"/>
    <w:rsid w:val="74DE7DCA"/>
    <w:rsid w:val="74EF6A9A"/>
    <w:rsid w:val="74F80974"/>
    <w:rsid w:val="74FC3742"/>
    <w:rsid w:val="750C6600"/>
    <w:rsid w:val="751E2DB2"/>
    <w:rsid w:val="752949C6"/>
    <w:rsid w:val="75306550"/>
    <w:rsid w:val="754C48B0"/>
    <w:rsid w:val="7583635A"/>
    <w:rsid w:val="758A3766"/>
    <w:rsid w:val="758E216C"/>
    <w:rsid w:val="75AB270C"/>
    <w:rsid w:val="75C31342"/>
    <w:rsid w:val="75D02BD6"/>
    <w:rsid w:val="75DD1EEC"/>
    <w:rsid w:val="75E35A02"/>
    <w:rsid w:val="75ED7F88"/>
    <w:rsid w:val="760C31AA"/>
    <w:rsid w:val="76276E68"/>
    <w:rsid w:val="76436777"/>
    <w:rsid w:val="76442C43"/>
    <w:rsid w:val="764F70AC"/>
    <w:rsid w:val="7671495D"/>
    <w:rsid w:val="76876965"/>
    <w:rsid w:val="76926517"/>
    <w:rsid w:val="769723DD"/>
    <w:rsid w:val="76AE47C2"/>
    <w:rsid w:val="76C05D62"/>
    <w:rsid w:val="76CB1B74"/>
    <w:rsid w:val="76DA32A9"/>
    <w:rsid w:val="76E9529A"/>
    <w:rsid w:val="76FA1255"/>
    <w:rsid w:val="76FF4409"/>
    <w:rsid w:val="77000D49"/>
    <w:rsid w:val="77131F68"/>
    <w:rsid w:val="77247C84"/>
    <w:rsid w:val="77297A1E"/>
    <w:rsid w:val="77334A1B"/>
    <w:rsid w:val="773612D9"/>
    <w:rsid w:val="77384726"/>
    <w:rsid w:val="774175B4"/>
    <w:rsid w:val="775F25F9"/>
    <w:rsid w:val="776564EF"/>
    <w:rsid w:val="77674410"/>
    <w:rsid w:val="77715B85"/>
    <w:rsid w:val="7775678A"/>
    <w:rsid w:val="777A2C11"/>
    <w:rsid w:val="77B64FF5"/>
    <w:rsid w:val="77BC6EFE"/>
    <w:rsid w:val="77BF3706"/>
    <w:rsid w:val="77C5780E"/>
    <w:rsid w:val="77DF70D2"/>
    <w:rsid w:val="77E500C2"/>
    <w:rsid w:val="77EA5608"/>
    <w:rsid w:val="77F11957"/>
    <w:rsid w:val="77F75A5E"/>
    <w:rsid w:val="78144598"/>
    <w:rsid w:val="78240EAC"/>
    <w:rsid w:val="78295334"/>
    <w:rsid w:val="783458C3"/>
    <w:rsid w:val="784748E4"/>
    <w:rsid w:val="784B5AE0"/>
    <w:rsid w:val="785C1006"/>
    <w:rsid w:val="78607A0C"/>
    <w:rsid w:val="78881622"/>
    <w:rsid w:val="78941160"/>
    <w:rsid w:val="789A0AEB"/>
    <w:rsid w:val="78A77606"/>
    <w:rsid w:val="78A87E00"/>
    <w:rsid w:val="78AC208A"/>
    <w:rsid w:val="78B0151D"/>
    <w:rsid w:val="78B6041B"/>
    <w:rsid w:val="78B9139F"/>
    <w:rsid w:val="78D131C3"/>
    <w:rsid w:val="78EC5072"/>
    <w:rsid w:val="78F26F7B"/>
    <w:rsid w:val="790C7B25"/>
    <w:rsid w:val="791D3642"/>
    <w:rsid w:val="792955D0"/>
    <w:rsid w:val="79352EE7"/>
    <w:rsid w:val="7949798A"/>
    <w:rsid w:val="7950626B"/>
    <w:rsid w:val="795A56A5"/>
    <w:rsid w:val="797C074E"/>
    <w:rsid w:val="797D4961"/>
    <w:rsid w:val="79A3351B"/>
    <w:rsid w:val="79AA28F4"/>
    <w:rsid w:val="79B3393D"/>
    <w:rsid w:val="79D759B2"/>
    <w:rsid w:val="79DF58FF"/>
    <w:rsid w:val="79E37B88"/>
    <w:rsid w:val="79F26B1E"/>
    <w:rsid w:val="79F72FA5"/>
    <w:rsid w:val="7A24483B"/>
    <w:rsid w:val="7A2463F3"/>
    <w:rsid w:val="7A335389"/>
    <w:rsid w:val="7A4543A9"/>
    <w:rsid w:val="7A5E2B5E"/>
    <w:rsid w:val="7A610456"/>
    <w:rsid w:val="7A645B58"/>
    <w:rsid w:val="7A6D1D3E"/>
    <w:rsid w:val="7A7B1000"/>
    <w:rsid w:val="7A8F45E3"/>
    <w:rsid w:val="7A944128"/>
    <w:rsid w:val="7A9B3AB3"/>
    <w:rsid w:val="7AAD7251"/>
    <w:rsid w:val="7ABA0AE5"/>
    <w:rsid w:val="7ABD74EB"/>
    <w:rsid w:val="7ACF0A8A"/>
    <w:rsid w:val="7AE14228"/>
    <w:rsid w:val="7AE75F94"/>
    <w:rsid w:val="7B1014F4"/>
    <w:rsid w:val="7B1F628B"/>
    <w:rsid w:val="7B2D3022"/>
    <w:rsid w:val="7B30782A"/>
    <w:rsid w:val="7B334F2B"/>
    <w:rsid w:val="7B38178B"/>
    <w:rsid w:val="7B440A49"/>
    <w:rsid w:val="7B4F485C"/>
    <w:rsid w:val="7B51443B"/>
    <w:rsid w:val="7B571C68"/>
    <w:rsid w:val="7B6C638A"/>
    <w:rsid w:val="7B6E188D"/>
    <w:rsid w:val="7B6F7274"/>
    <w:rsid w:val="7B7A0F23"/>
    <w:rsid w:val="7B885CBA"/>
    <w:rsid w:val="7B8D68BF"/>
    <w:rsid w:val="7BA05373"/>
    <w:rsid w:val="7BA812AC"/>
    <w:rsid w:val="7BA90901"/>
    <w:rsid w:val="7BAE791D"/>
    <w:rsid w:val="7BC455E8"/>
    <w:rsid w:val="7BC96724"/>
    <w:rsid w:val="7BD37033"/>
    <w:rsid w:val="7BD83614"/>
    <w:rsid w:val="7BDF46BF"/>
    <w:rsid w:val="7BE0414B"/>
    <w:rsid w:val="7BF42DEB"/>
    <w:rsid w:val="7BFA491A"/>
    <w:rsid w:val="7C11491A"/>
    <w:rsid w:val="7C1E3C2F"/>
    <w:rsid w:val="7C3670D8"/>
    <w:rsid w:val="7C413482"/>
    <w:rsid w:val="7C4405EC"/>
    <w:rsid w:val="7C466CEA"/>
    <w:rsid w:val="7C4E477F"/>
    <w:rsid w:val="7C6429ED"/>
    <w:rsid w:val="7C664024"/>
    <w:rsid w:val="7C665B06"/>
    <w:rsid w:val="7C690A14"/>
    <w:rsid w:val="7C703D67"/>
    <w:rsid w:val="7C745D94"/>
    <w:rsid w:val="7C7E21C7"/>
    <w:rsid w:val="7C805355"/>
    <w:rsid w:val="7CAA7097"/>
    <w:rsid w:val="7CC059B7"/>
    <w:rsid w:val="7CC678C0"/>
    <w:rsid w:val="7CF77196"/>
    <w:rsid w:val="7CFE329D"/>
    <w:rsid w:val="7D0A2A81"/>
    <w:rsid w:val="7D1C60D1"/>
    <w:rsid w:val="7D204BCA"/>
    <w:rsid w:val="7D260BDE"/>
    <w:rsid w:val="7D276B1C"/>
    <w:rsid w:val="7D8F060E"/>
    <w:rsid w:val="7DBD5C5A"/>
    <w:rsid w:val="7DD035F6"/>
    <w:rsid w:val="7DD91D07"/>
    <w:rsid w:val="7DD97789"/>
    <w:rsid w:val="7DDE038D"/>
    <w:rsid w:val="7DE84520"/>
    <w:rsid w:val="7DF228B1"/>
    <w:rsid w:val="7DF734B5"/>
    <w:rsid w:val="7E0405CD"/>
    <w:rsid w:val="7E0427CB"/>
    <w:rsid w:val="7E2F2716"/>
    <w:rsid w:val="7E315C19"/>
    <w:rsid w:val="7E502C4A"/>
    <w:rsid w:val="7E6305E6"/>
    <w:rsid w:val="7E68119A"/>
    <w:rsid w:val="7E811C8D"/>
    <w:rsid w:val="7E814F76"/>
    <w:rsid w:val="7E8940A9"/>
    <w:rsid w:val="7E8F01B1"/>
    <w:rsid w:val="7E98303F"/>
    <w:rsid w:val="7E994079"/>
    <w:rsid w:val="7EA15ECD"/>
    <w:rsid w:val="7EA31D5D"/>
    <w:rsid w:val="7EB470EC"/>
    <w:rsid w:val="7EC14203"/>
    <w:rsid w:val="7EC93ABE"/>
    <w:rsid w:val="7ECC4792"/>
    <w:rsid w:val="7EE840C2"/>
    <w:rsid w:val="7F174C12"/>
    <w:rsid w:val="7F271055"/>
    <w:rsid w:val="7F361C43"/>
    <w:rsid w:val="7F40213D"/>
    <w:rsid w:val="7F5C63AE"/>
    <w:rsid w:val="7F610509"/>
    <w:rsid w:val="7F6F781F"/>
    <w:rsid w:val="7F7165A5"/>
    <w:rsid w:val="7F736855"/>
    <w:rsid w:val="7F7B10B3"/>
    <w:rsid w:val="7F7E58BB"/>
    <w:rsid w:val="7F8A5E4A"/>
    <w:rsid w:val="7F9C15E8"/>
    <w:rsid w:val="7FAD2B87"/>
    <w:rsid w:val="7FB6741E"/>
    <w:rsid w:val="7FB73496"/>
    <w:rsid w:val="7FC2197B"/>
    <w:rsid w:val="7FC527AC"/>
    <w:rsid w:val="7FCD343C"/>
    <w:rsid w:val="7FCF7274"/>
    <w:rsid w:val="7FD8724E"/>
    <w:rsid w:val="7FF25304"/>
    <w:rsid w:val="7FF27DF8"/>
    <w:rsid w:val="7FF83F00"/>
    <w:rsid w:val="7FF91981"/>
    <w:rsid w:val="7FFB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D939C762-FF90-4F92-83DA-9A04FF42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0" w:qFormat="1"/>
    <w:lsdException w:name="heading 8" w:uiPriority="0" w:qFormat="1"/>
    <w:lsdException w:name="heading 9" w:uiPriority="0" w:qFormat="1"/>
    <w:lsdException w:name="index 1" w:uiPriority="0" w:unhideWhenUsed="1"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uiPriority="39" w:qFormat="1"/>
    <w:lsdException w:name="toc 2" w:uiPriority="39" w:qFormat="1"/>
    <w:lsdException w:name="toc 3" w:uiPriority="39" w:qFormat="1"/>
    <w:lsdException w:name="toc 4"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nhideWhenUsed="1" w:qFormat="1"/>
    <w:lsdException w:name="footnote text" w:uiPriority="0" w:qFormat="1"/>
    <w:lsdException w:name="annotation text" w:unhideWhenUsed="1" w:qFormat="1"/>
    <w:lsdException w:name="header" w:uiPriority="0" w:qFormat="1"/>
    <w:lsdException w:name="footer" w:qFormat="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iPriority="0" w:qFormat="1"/>
    <w:lsdException w:name="HTML Address" w:semiHidden="1" w:uiPriority="0" w:qFormat="1"/>
    <w:lsdException w:name="HTML Cite" w:semiHidden="1" w:uiPriority="0" w:qFormat="1"/>
    <w:lsdException w:name="HTML Code" w:semiHidden="1" w:uiPriority="0" w:qFormat="1"/>
    <w:lsdException w:name="HTML Definition" w:semiHidden="1" w:uiPriority="0" w:qFormat="1"/>
    <w:lsdException w:name="HTML Keyboard" w:semiHidden="1" w:uiPriority="0" w:qFormat="1"/>
    <w:lsdException w:name="HTML Preformatted" w:semiHidden="1" w:uiPriority="0" w:qFormat="1"/>
    <w:lsdException w:name="HTML Sample" w:semiHidden="1" w:uiPriority="0" w:qFormat="1"/>
    <w:lsdException w:name="HTML Typewriter" w:semiHidden="1" w:uiPriority="0" w:qFormat="1"/>
    <w:lsdException w:name="HTML Variable" w:semiHidden="1" w:uiPriority="0"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8">
    <w:name w:val="Normal"/>
    <w:qFormat/>
    <w:pPr>
      <w:widowControl w:val="0"/>
      <w:jc w:val="both"/>
    </w:pPr>
    <w:rPr>
      <w:kern w:val="2"/>
      <w:sz w:val="21"/>
      <w:szCs w:val="24"/>
    </w:rPr>
  </w:style>
  <w:style w:type="paragraph" w:styleId="1">
    <w:name w:val="heading 1"/>
    <w:basedOn w:val="aff8"/>
    <w:next w:val="aff8"/>
    <w:uiPriority w:val="1"/>
    <w:qFormat/>
    <w:pPr>
      <w:keepNext/>
      <w:keepLines/>
      <w:spacing w:before="340" w:after="330" w:line="578" w:lineRule="auto"/>
      <w:outlineLvl w:val="0"/>
    </w:pPr>
    <w:rPr>
      <w:b/>
      <w:bCs/>
      <w:kern w:val="44"/>
      <w:sz w:val="44"/>
      <w:szCs w:val="44"/>
    </w:rPr>
  </w:style>
  <w:style w:type="paragraph" w:styleId="2">
    <w:name w:val="heading 2"/>
    <w:basedOn w:val="aff8"/>
    <w:next w:val="aff8"/>
    <w:uiPriority w:val="2"/>
    <w:qFormat/>
    <w:pPr>
      <w:keepNext/>
      <w:keepLines/>
      <w:spacing w:before="260" w:after="260" w:line="416" w:lineRule="auto"/>
      <w:outlineLvl w:val="1"/>
    </w:pPr>
    <w:rPr>
      <w:rFonts w:ascii="Arial" w:eastAsia="黑体" w:hAnsi="Arial"/>
      <w:b/>
      <w:bCs/>
      <w:sz w:val="32"/>
      <w:szCs w:val="32"/>
    </w:rPr>
  </w:style>
  <w:style w:type="paragraph" w:styleId="3">
    <w:name w:val="heading 3"/>
    <w:basedOn w:val="aff8"/>
    <w:next w:val="aff8"/>
    <w:uiPriority w:val="3"/>
    <w:qFormat/>
    <w:pPr>
      <w:keepNext/>
      <w:keepLines/>
      <w:spacing w:before="260" w:after="260" w:line="416" w:lineRule="auto"/>
      <w:outlineLvl w:val="2"/>
    </w:pPr>
    <w:rPr>
      <w:b/>
      <w:bCs/>
      <w:sz w:val="32"/>
      <w:szCs w:val="32"/>
    </w:rPr>
  </w:style>
  <w:style w:type="paragraph" w:styleId="4">
    <w:name w:val="heading 4"/>
    <w:basedOn w:val="aff8"/>
    <w:next w:val="aff8"/>
    <w:uiPriority w:val="4"/>
    <w:qFormat/>
    <w:pPr>
      <w:keepNext/>
      <w:keepLines/>
      <w:spacing w:before="280" w:after="290" w:line="376" w:lineRule="auto"/>
      <w:outlineLvl w:val="3"/>
    </w:pPr>
    <w:rPr>
      <w:rFonts w:ascii="Arial" w:eastAsia="黑体" w:hAnsi="Arial"/>
      <w:b/>
      <w:bCs/>
      <w:sz w:val="28"/>
      <w:szCs w:val="28"/>
    </w:rPr>
  </w:style>
  <w:style w:type="paragraph" w:styleId="5">
    <w:name w:val="heading 5"/>
    <w:basedOn w:val="aff8"/>
    <w:next w:val="aff8"/>
    <w:uiPriority w:val="5"/>
    <w:qFormat/>
    <w:pPr>
      <w:keepNext/>
      <w:keepLines/>
      <w:spacing w:before="280" w:after="290" w:line="376" w:lineRule="auto"/>
      <w:outlineLvl w:val="4"/>
    </w:pPr>
    <w:rPr>
      <w:b/>
      <w:bCs/>
      <w:sz w:val="28"/>
      <w:szCs w:val="28"/>
    </w:rPr>
  </w:style>
  <w:style w:type="paragraph" w:styleId="6">
    <w:name w:val="heading 6"/>
    <w:basedOn w:val="aff8"/>
    <w:next w:val="aff8"/>
    <w:uiPriority w:val="6"/>
    <w:qFormat/>
    <w:pPr>
      <w:keepNext/>
      <w:keepLines/>
      <w:spacing w:before="240" w:after="64" w:line="320" w:lineRule="auto"/>
      <w:outlineLvl w:val="5"/>
    </w:pPr>
    <w:rPr>
      <w:rFonts w:ascii="Arial" w:eastAsia="黑体" w:hAnsi="Arial"/>
      <w:b/>
      <w:bCs/>
      <w:sz w:val="24"/>
    </w:rPr>
  </w:style>
  <w:style w:type="paragraph" w:styleId="7">
    <w:name w:val="heading 7"/>
    <w:basedOn w:val="aff8"/>
    <w:next w:val="aff8"/>
    <w:qFormat/>
    <w:pPr>
      <w:keepNext/>
      <w:keepLines/>
      <w:spacing w:before="240" w:after="64" w:line="320" w:lineRule="auto"/>
      <w:outlineLvl w:val="6"/>
    </w:pPr>
    <w:rPr>
      <w:b/>
      <w:bCs/>
      <w:sz w:val="24"/>
    </w:rPr>
  </w:style>
  <w:style w:type="paragraph" w:styleId="8">
    <w:name w:val="heading 8"/>
    <w:basedOn w:val="aff8"/>
    <w:next w:val="aff8"/>
    <w:qFormat/>
    <w:pPr>
      <w:keepNext/>
      <w:keepLines/>
      <w:spacing w:before="240" w:after="64" w:line="320" w:lineRule="auto"/>
      <w:outlineLvl w:val="7"/>
    </w:pPr>
    <w:rPr>
      <w:rFonts w:ascii="Arial" w:eastAsia="黑体" w:hAnsi="Arial"/>
      <w:sz w:val="24"/>
    </w:rPr>
  </w:style>
  <w:style w:type="paragraph" w:styleId="9">
    <w:name w:val="heading 9"/>
    <w:basedOn w:val="aff8"/>
    <w:next w:val="aff8"/>
    <w:qFormat/>
    <w:pPr>
      <w:keepNext/>
      <w:keepLines/>
      <w:spacing w:before="240" w:after="64" w:line="320" w:lineRule="auto"/>
      <w:outlineLvl w:val="8"/>
    </w:pPr>
    <w:rPr>
      <w:rFonts w:ascii="Arial" w:eastAsia="黑体" w:hAnsi="Arial"/>
      <w:szCs w:val="21"/>
    </w:rPr>
  </w:style>
  <w:style w:type="character" w:default="1" w:styleId="aff9">
    <w:name w:val="Default Paragraph Font"/>
    <w:uiPriority w:val="1"/>
    <w:semiHidden/>
    <w:unhideWhenUsed/>
  </w:style>
  <w:style w:type="table" w:default="1" w:styleId="affa">
    <w:name w:val="Normal Table"/>
    <w:uiPriority w:val="99"/>
    <w:semiHidden/>
    <w:unhideWhenUsed/>
    <w:tblPr>
      <w:tblInd w:w="0" w:type="dxa"/>
      <w:tblCellMar>
        <w:top w:w="0" w:type="dxa"/>
        <w:left w:w="108" w:type="dxa"/>
        <w:bottom w:w="0" w:type="dxa"/>
        <w:right w:w="108" w:type="dxa"/>
      </w:tblCellMar>
    </w:tblPr>
  </w:style>
  <w:style w:type="numbering" w:default="1" w:styleId="affb">
    <w:name w:val="No List"/>
    <w:uiPriority w:val="99"/>
    <w:semiHidden/>
    <w:unhideWhenUsed/>
  </w:style>
  <w:style w:type="paragraph" w:styleId="80">
    <w:name w:val="index 8"/>
    <w:basedOn w:val="aff8"/>
    <w:next w:val="aff8"/>
    <w:qFormat/>
    <w:pPr>
      <w:ind w:left="1680" w:hanging="210"/>
      <w:jc w:val="left"/>
    </w:pPr>
    <w:rPr>
      <w:rFonts w:ascii="Calibri" w:hAnsi="Calibri"/>
      <w:sz w:val="20"/>
      <w:szCs w:val="20"/>
    </w:rPr>
  </w:style>
  <w:style w:type="paragraph" w:styleId="affc">
    <w:name w:val="Normal Indent"/>
    <w:basedOn w:val="aff8"/>
    <w:uiPriority w:val="99"/>
    <w:unhideWhenUsed/>
    <w:qFormat/>
    <w:pPr>
      <w:ind w:firstLine="420"/>
    </w:pPr>
    <w:rPr>
      <w:szCs w:val="20"/>
    </w:rPr>
  </w:style>
  <w:style w:type="paragraph" w:styleId="affd">
    <w:name w:val="caption"/>
    <w:basedOn w:val="aff8"/>
    <w:next w:val="aff8"/>
    <w:qFormat/>
    <w:rPr>
      <w:rFonts w:ascii="Arial" w:eastAsia="黑体" w:hAnsi="Arial"/>
      <w:sz w:val="20"/>
    </w:rPr>
  </w:style>
  <w:style w:type="paragraph" w:styleId="50">
    <w:name w:val="index 5"/>
    <w:basedOn w:val="aff8"/>
    <w:next w:val="aff8"/>
    <w:qFormat/>
    <w:pPr>
      <w:ind w:left="1050" w:hanging="210"/>
      <w:jc w:val="left"/>
    </w:pPr>
    <w:rPr>
      <w:rFonts w:ascii="Calibri" w:hAnsi="Calibri"/>
      <w:sz w:val="20"/>
      <w:szCs w:val="20"/>
    </w:rPr>
  </w:style>
  <w:style w:type="paragraph" w:styleId="affe">
    <w:name w:val="Document Map"/>
    <w:basedOn w:val="aff8"/>
    <w:link w:val="afff"/>
    <w:unhideWhenUsed/>
    <w:qFormat/>
    <w:rPr>
      <w:rFonts w:ascii="宋体"/>
      <w:sz w:val="18"/>
      <w:szCs w:val="18"/>
    </w:rPr>
  </w:style>
  <w:style w:type="paragraph" w:styleId="afff0">
    <w:name w:val="annotation text"/>
    <w:basedOn w:val="aff8"/>
    <w:link w:val="afff1"/>
    <w:uiPriority w:val="99"/>
    <w:unhideWhenUsed/>
    <w:qFormat/>
    <w:pPr>
      <w:jc w:val="left"/>
    </w:pPr>
  </w:style>
  <w:style w:type="paragraph" w:styleId="60">
    <w:name w:val="index 6"/>
    <w:basedOn w:val="aff8"/>
    <w:next w:val="aff8"/>
    <w:qFormat/>
    <w:pPr>
      <w:ind w:left="1260" w:hanging="210"/>
      <w:jc w:val="left"/>
    </w:pPr>
    <w:rPr>
      <w:rFonts w:ascii="Calibri" w:hAnsi="Calibri"/>
      <w:sz w:val="20"/>
      <w:szCs w:val="20"/>
    </w:rPr>
  </w:style>
  <w:style w:type="paragraph" w:styleId="afff2">
    <w:name w:val="Body Text"/>
    <w:basedOn w:val="aff8"/>
    <w:link w:val="afff3"/>
    <w:uiPriority w:val="99"/>
    <w:semiHidden/>
    <w:unhideWhenUsed/>
    <w:qFormat/>
    <w:pPr>
      <w:spacing w:after="120"/>
    </w:pPr>
  </w:style>
  <w:style w:type="paragraph" w:styleId="afff4">
    <w:name w:val="Body Text Indent"/>
    <w:basedOn w:val="aff8"/>
    <w:link w:val="afff5"/>
    <w:qFormat/>
    <w:pPr>
      <w:ind w:firstLine="359"/>
    </w:pPr>
    <w:rPr>
      <w:color w:val="000000"/>
    </w:rPr>
  </w:style>
  <w:style w:type="paragraph" w:styleId="HTML">
    <w:name w:val="HTML Address"/>
    <w:basedOn w:val="aff8"/>
    <w:semiHidden/>
    <w:qFormat/>
    <w:rPr>
      <w:i/>
      <w:iCs/>
    </w:rPr>
  </w:style>
  <w:style w:type="paragraph" w:styleId="40">
    <w:name w:val="index 4"/>
    <w:basedOn w:val="aff8"/>
    <w:next w:val="aff8"/>
    <w:qFormat/>
    <w:pPr>
      <w:ind w:left="840" w:hanging="210"/>
      <w:jc w:val="left"/>
    </w:pPr>
    <w:rPr>
      <w:rFonts w:ascii="Calibri" w:hAnsi="Calibri"/>
      <w:sz w:val="20"/>
      <w:szCs w:val="20"/>
    </w:rPr>
  </w:style>
  <w:style w:type="paragraph" w:styleId="TOC3">
    <w:name w:val="toc 3"/>
    <w:basedOn w:val="aff8"/>
    <w:next w:val="aff8"/>
    <w:uiPriority w:val="39"/>
    <w:qFormat/>
    <w:pPr>
      <w:ind w:leftChars="400" w:left="840"/>
    </w:pPr>
  </w:style>
  <w:style w:type="paragraph" w:styleId="afff6">
    <w:name w:val="Plain Text"/>
    <w:basedOn w:val="aff8"/>
    <w:link w:val="afff7"/>
    <w:qFormat/>
    <w:rPr>
      <w:rFonts w:ascii="宋体" w:hAnsi="Courier New"/>
      <w:szCs w:val="20"/>
    </w:rPr>
  </w:style>
  <w:style w:type="paragraph" w:styleId="30">
    <w:name w:val="index 3"/>
    <w:basedOn w:val="aff8"/>
    <w:next w:val="aff8"/>
    <w:qFormat/>
    <w:pPr>
      <w:ind w:left="630" w:hanging="210"/>
      <w:jc w:val="left"/>
    </w:pPr>
    <w:rPr>
      <w:rFonts w:ascii="Calibri" w:hAnsi="Calibri"/>
      <w:sz w:val="20"/>
      <w:szCs w:val="20"/>
    </w:rPr>
  </w:style>
  <w:style w:type="paragraph" w:styleId="afff8">
    <w:name w:val="endnote text"/>
    <w:basedOn w:val="aff8"/>
    <w:link w:val="afff9"/>
    <w:semiHidden/>
    <w:qFormat/>
    <w:pPr>
      <w:snapToGrid w:val="0"/>
      <w:jc w:val="left"/>
    </w:pPr>
  </w:style>
  <w:style w:type="paragraph" w:styleId="afffa">
    <w:name w:val="Balloon Text"/>
    <w:basedOn w:val="aff8"/>
    <w:link w:val="afffb"/>
    <w:unhideWhenUsed/>
    <w:qFormat/>
    <w:rPr>
      <w:sz w:val="18"/>
      <w:szCs w:val="18"/>
    </w:rPr>
  </w:style>
  <w:style w:type="paragraph" w:styleId="afffc">
    <w:name w:val="footer"/>
    <w:basedOn w:val="aff8"/>
    <w:link w:val="afffd"/>
    <w:uiPriority w:val="99"/>
    <w:qFormat/>
    <w:pPr>
      <w:tabs>
        <w:tab w:val="center" w:pos="4153"/>
        <w:tab w:val="right" w:pos="8306"/>
      </w:tabs>
      <w:snapToGrid w:val="0"/>
      <w:ind w:rightChars="100" w:right="210"/>
      <w:jc w:val="right"/>
    </w:pPr>
    <w:rPr>
      <w:sz w:val="18"/>
      <w:szCs w:val="18"/>
    </w:rPr>
  </w:style>
  <w:style w:type="paragraph" w:styleId="afffe">
    <w:name w:val="header"/>
    <w:basedOn w:val="aff8"/>
    <w:qFormat/>
    <w:pPr>
      <w:pBdr>
        <w:bottom w:val="single" w:sz="6" w:space="1" w:color="auto"/>
      </w:pBdr>
      <w:tabs>
        <w:tab w:val="center" w:pos="4153"/>
        <w:tab w:val="right" w:pos="8306"/>
      </w:tabs>
      <w:snapToGrid w:val="0"/>
      <w:jc w:val="center"/>
    </w:pPr>
    <w:rPr>
      <w:sz w:val="18"/>
      <w:szCs w:val="18"/>
    </w:rPr>
  </w:style>
  <w:style w:type="paragraph" w:styleId="TOC1">
    <w:name w:val="toc 1"/>
    <w:basedOn w:val="aff8"/>
    <w:next w:val="aff8"/>
    <w:uiPriority w:val="39"/>
    <w:qFormat/>
  </w:style>
  <w:style w:type="paragraph" w:styleId="affff">
    <w:name w:val="index heading"/>
    <w:basedOn w:val="aff8"/>
    <w:next w:val="10"/>
    <w:qFormat/>
    <w:pPr>
      <w:spacing w:before="120" w:after="120"/>
      <w:jc w:val="center"/>
    </w:pPr>
    <w:rPr>
      <w:rFonts w:ascii="Calibri" w:hAnsi="Calibri"/>
      <w:b/>
      <w:bCs/>
      <w:iCs/>
      <w:szCs w:val="20"/>
    </w:rPr>
  </w:style>
  <w:style w:type="paragraph" w:styleId="10">
    <w:name w:val="index 1"/>
    <w:basedOn w:val="aff8"/>
    <w:next w:val="aff8"/>
    <w:unhideWhenUsed/>
    <w:qFormat/>
  </w:style>
  <w:style w:type="paragraph" w:styleId="affff0">
    <w:name w:val="footnote text"/>
    <w:basedOn w:val="aff8"/>
    <w:qFormat/>
    <w:pPr>
      <w:snapToGrid w:val="0"/>
      <w:jc w:val="left"/>
    </w:pPr>
    <w:rPr>
      <w:sz w:val="18"/>
      <w:szCs w:val="18"/>
    </w:rPr>
  </w:style>
  <w:style w:type="paragraph" w:styleId="70">
    <w:name w:val="index 7"/>
    <w:basedOn w:val="aff8"/>
    <w:next w:val="aff8"/>
    <w:qFormat/>
    <w:pPr>
      <w:ind w:left="1470" w:hanging="210"/>
      <w:jc w:val="left"/>
    </w:pPr>
    <w:rPr>
      <w:rFonts w:ascii="Calibri" w:hAnsi="Calibri"/>
      <w:sz w:val="20"/>
      <w:szCs w:val="20"/>
    </w:rPr>
  </w:style>
  <w:style w:type="paragraph" w:styleId="90">
    <w:name w:val="index 9"/>
    <w:basedOn w:val="aff8"/>
    <w:next w:val="aff8"/>
    <w:qFormat/>
    <w:pPr>
      <w:ind w:left="1890" w:hanging="210"/>
      <w:jc w:val="left"/>
    </w:pPr>
    <w:rPr>
      <w:rFonts w:ascii="Calibri" w:hAnsi="Calibri"/>
      <w:sz w:val="20"/>
      <w:szCs w:val="20"/>
    </w:rPr>
  </w:style>
  <w:style w:type="paragraph" w:styleId="TOC2">
    <w:name w:val="toc 2"/>
    <w:basedOn w:val="aff8"/>
    <w:next w:val="aff8"/>
    <w:uiPriority w:val="39"/>
    <w:qFormat/>
    <w:pPr>
      <w:ind w:leftChars="200" w:left="420"/>
    </w:pPr>
  </w:style>
  <w:style w:type="paragraph" w:styleId="HTML0">
    <w:name w:val="HTML Preformatted"/>
    <w:basedOn w:val="aff8"/>
    <w:semiHidden/>
    <w:qFormat/>
    <w:rPr>
      <w:rFonts w:ascii="Courier New" w:hAnsi="Courier New" w:cs="Courier New"/>
      <w:sz w:val="20"/>
      <w:szCs w:val="20"/>
    </w:rPr>
  </w:style>
  <w:style w:type="paragraph" w:styleId="affff1">
    <w:name w:val="Normal (Web)"/>
    <w:basedOn w:val="aff8"/>
    <w:unhideWhenUsed/>
    <w:qFormat/>
    <w:pPr>
      <w:spacing w:before="100" w:beforeAutospacing="1" w:after="100" w:afterAutospacing="1"/>
      <w:jc w:val="left"/>
    </w:pPr>
    <w:rPr>
      <w:kern w:val="0"/>
      <w:sz w:val="24"/>
    </w:rPr>
  </w:style>
  <w:style w:type="paragraph" w:styleId="20">
    <w:name w:val="index 2"/>
    <w:basedOn w:val="aff8"/>
    <w:next w:val="aff8"/>
    <w:qFormat/>
    <w:pPr>
      <w:ind w:left="420" w:hanging="210"/>
      <w:jc w:val="left"/>
    </w:pPr>
    <w:rPr>
      <w:rFonts w:ascii="Calibri" w:hAnsi="Calibri"/>
      <w:sz w:val="20"/>
      <w:szCs w:val="20"/>
    </w:rPr>
  </w:style>
  <w:style w:type="paragraph" w:styleId="affff2">
    <w:name w:val="Title"/>
    <w:basedOn w:val="aff8"/>
    <w:qFormat/>
    <w:pPr>
      <w:spacing w:before="240" w:after="60"/>
      <w:jc w:val="center"/>
      <w:outlineLvl w:val="0"/>
    </w:pPr>
    <w:rPr>
      <w:rFonts w:ascii="Arial" w:hAnsi="Arial" w:cs="Arial"/>
      <w:b/>
      <w:bCs/>
      <w:sz w:val="32"/>
      <w:szCs w:val="32"/>
    </w:rPr>
  </w:style>
  <w:style w:type="paragraph" w:styleId="affff3">
    <w:name w:val="annotation subject"/>
    <w:basedOn w:val="afff0"/>
    <w:next w:val="afff0"/>
    <w:link w:val="affff4"/>
    <w:uiPriority w:val="99"/>
    <w:unhideWhenUsed/>
    <w:qFormat/>
    <w:rPr>
      <w:b/>
      <w:bCs/>
    </w:rPr>
  </w:style>
  <w:style w:type="table" w:styleId="affff5">
    <w:name w:val="Table Grid"/>
    <w:basedOn w:val="aff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6">
    <w:name w:val="Strong"/>
    <w:basedOn w:val="aff9"/>
    <w:uiPriority w:val="22"/>
    <w:qFormat/>
    <w:rPr>
      <w:b/>
    </w:rPr>
  </w:style>
  <w:style w:type="character" w:styleId="affff7">
    <w:name w:val="endnote reference"/>
    <w:semiHidden/>
    <w:qFormat/>
    <w:rPr>
      <w:vertAlign w:val="superscript"/>
    </w:rPr>
  </w:style>
  <w:style w:type="character" w:styleId="affff8">
    <w:name w:val="page number"/>
    <w:qFormat/>
    <w:rPr>
      <w:rFonts w:ascii="Times New Roman" w:eastAsia="宋体" w:hAnsi="Times New Roman"/>
      <w:sz w:val="18"/>
    </w:rPr>
  </w:style>
  <w:style w:type="character" w:styleId="affff9">
    <w:name w:val="FollowedHyperlink"/>
    <w:qFormat/>
    <w:rPr>
      <w:color w:val="800080"/>
      <w:u w:val="single"/>
    </w:rPr>
  </w:style>
  <w:style w:type="character" w:styleId="HTML1">
    <w:name w:val="HTML Definition"/>
    <w:semiHidden/>
    <w:qFormat/>
    <w:rPr>
      <w:i/>
      <w:iCs/>
    </w:rPr>
  </w:style>
  <w:style w:type="character" w:styleId="HTML2">
    <w:name w:val="HTML Typewriter"/>
    <w:semiHidden/>
    <w:qFormat/>
    <w:rPr>
      <w:rFonts w:ascii="Courier New" w:hAnsi="Courier New"/>
      <w:sz w:val="20"/>
      <w:szCs w:val="20"/>
    </w:rPr>
  </w:style>
  <w:style w:type="character" w:styleId="HTML3">
    <w:name w:val="HTML Acronym"/>
    <w:basedOn w:val="aff9"/>
    <w:semiHidden/>
    <w:qFormat/>
  </w:style>
  <w:style w:type="character" w:styleId="HTML4">
    <w:name w:val="HTML Variable"/>
    <w:semiHidden/>
    <w:qFormat/>
    <w:rPr>
      <w:i/>
      <w:iCs/>
    </w:rPr>
  </w:style>
  <w:style w:type="character" w:styleId="affffa">
    <w:name w:val="Hyperlink"/>
    <w:uiPriority w:val="99"/>
    <w:qFormat/>
    <w:rPr>
      <w:rFonts w:ascii="Times New Roman" w:eastAsia="宋体" w:hAnsi="Times New Roman"/>
      <w:color w:val="auto"/>
      <w:spacing w:val="0"/>
      <w:w w:val="100"/>
      <w:position w:val="0"/>
      <w:sz w:val="21"/>
      <w:u w:val="none"/>
      <w:vertAlign w:val="baseline"/>
    </w:rPr>
  </w:style>
  <w:style w:type="character" w:styleId="HTML5">
    <w:name w:val="HTML Code"/>
    <w:semiHidden/>
    <w:qFormat/>
    <w:rPr>
      <w:rFonts w:ascii="Courier New" w:hAnsi="Courier New"/>
      <w:sz w:val="20"/>
      <w:szCs w:val="20"/>
    </w:rPr>
  </w:style>
  <w:style w:type="character" w:styleId="affffb">
    <w:name w:val="annotation reference"/>
    <w:uiPriority w:val="99"/>
    <w:unhideWhenUsed/>
    <w:qFormat/>
    <w:rPr>
      <w:sz w:val="21"/>
      <w:szCs w:val="21"/>
    </w:rPr>
  </w:style>
  <w:style w:type="character" w:styleId="HTML6">
    <w:name w:val="HTML Cite"/>
    <w:semiHidden/>
    <w:qFormat/>
    <w:rPr>
      <w:i/>
      <w:iCs/>
    </w:rPr>
  </w:style>
  <w:style w:type="character" w:styleId="affffc">
    <w:name w:val="footnote reference"/>
    <w:semiHidden/>
    <w:qFormat/>
    <w:rPr>
      <w:vertAlign w:val="superscript"/>
    </w:rPr>
  </w:style>
  <w:style w:type="character" w:styleId="HTML7">
    <w:name w:val="HTML Keyboard"/>
    <w:semiHidden/>
    <w:qFormat/>
    <w:rPr>
      <w:rFonts w:ascii="Courier New" w:hAnsi="Courier New"/>
      <w:sz w:val="20"/>
      <w:szCs w:val="20"/>
    </w:rPr>
  </w:style>
  <w:style w:type="character" w:styleId="HTML8">
    <w:name w:val="HTML Sample"/>
    <w:semiHidden/>
    <w:qFormat/>
    <w:rPr>
      <w:rFonts w:ascii="Courier New" w:hAnsi="Courier New"/>
    </w:rPr>
  </w:style>
  <w:style w:type="character" w:customStyle="1" w:styleId="afff9">
    <w:name w:val="尾注文本 字符"/>
    <w:link w:val="afff8"/>
    <w:semiHidden/>
    <w:qFormat/>
    <w:rPr>
      <w:kern w:val="2"/>
      <w:sz w:val="21"/>
      <w:szCs w:val="24"/>
    </w:rPr>
  </w:style>
  <w:style w:type="character" w:customStyle="1" w:styleId="afff5">
    <w:name w:val="正文文本缩进 字符"/>
    <w:link w:val="afff4"/>
    <w:qFormat/>
    <w:rPr>
      <w:color w:val="000000"/>
      <w:kern w:val="2"/>
      <w:sz w:val="21"/>
      <w:szCs w:val="24"/>
    </w:rPr>
  </w:style>
  <w:style w:type="character" w:customStyle="1" w:styleId="Char">
    <w:name w:val="段 Char"/>
    <w:link w:val="affffd"/>
    <w:qFormat/>
    <w:rPr>
      <w:rFonts w:ascii="宋体"/>
      <w:sz w:val="21"/>
      <w:lang w:val="en-US" w:eastAsia="zh-CN" w:bidi="ar-SA"/>
    </w:rPr>
  </w:style>
  <w:style w:type="paragraph" w:customStyle="1" w:styleId="affffd">
    <w:name w:val="段"/>
    <w:link w:val="Char"/>
    <w:qFormat/>
    <w:pPr>
      <w:autoSpaceDE w:val="0"/>
      <w:autoSpaceDN w:val="0"/>
      <w:ind w:firstLineChars="200" w:firstLine="200"/>
      <w:jc w:val="both"/>
    </w:pPr>
    <w:rPr>
      <w:rFonts w:ascii="宋体"/>
      <w:sz w:val="21"/>
    </w:rPr>
  </w:style>
  <w:style w:type="character" w:customStyle="1" w:styleId="Char0">
    <w:name w:val="一级条标题 Char"/>
    <w:link w:val="aff"/>
    <w:qFormat/>
    <w:rPr>
      <w:rFonts w:ascii="黑体" w:eastAsia="黑体"/>
      <w:sz w:val="21"/>
    </w:rPr>
  </w:style>
  <w:style w:type="paragraph" w:customStyle="1" w:styleId="aff">
    <w:name w:val="一级条标题"/>
    <w:basedOn w:val="afe"/>
    <w:next w:val="affffd"/>
    <w:link w:val="Char0"/>
    <w:qFormat/>
    <w:pPr>
      <w:numPr>
        <w:ilvl w:val="2"/>
      </w:numPr>
      <w:jc w:val="left"/>
      <w:outlineLvl w:val="2"/>
    </w:pPr>
  </w:style>
  <w:style w:type="paragraph" w:customStyle="1" w:styleId="afe">
    <w:name w:val="章标题"/>
    <w:next w:val="affffd"/>
    <w:link w:val="Char1"/>
    <w:qFormat/>
    <w:pPr>
      <w:numPr>
        <w:ilvl w:val="1"/>
        <w:numId w:val="1"/>
      </w:numPr>
      <w:spacing w:beforeLines="50" w:afterLines="50"/>
      <w:jc w:val="both"/>
      <w:outlineLvl w:val="1"/>
    </w:pPr>
    <w:rPr>
      <w:rFonts w:ascii="黑体" w:eastAsia="黑体"/>
      <w:sz w:val="21"/>
    </w:rPr>
  </w:style>
  <w:style w:type="character" w:customStyle="1" w:styleId="MTDisplayEquationChar">
    <w:name w:val="MTDisplayEquation Char"/>
    <w:link w:val="MTDisplayEquation"/>
    <w:qFormat/>
  </w:style>
  <w:style w:type="paragraph" w:customStyle="1" w:styleId="MTDisplayEquation">
    <w:name w:val="MTDisplayEquation"/>
    <w:basedOn w:val="affffd"/>
    <w:next w:val="aff8"/>
    <w:link w:val="MTDisplayEquationChar"/>
    <w:qFormat/>
    <w:pPr>
      <w:tabs>
        <w:tab w:val="center" w:pos="4680"/>
        <w:tab w:val="right" w:pos="9360"/>
      </w:tabs>
      <w:ind w:firstLineChars="0" w:firstLine="0"/>
    </w:pPr>
  </w:style>
  <w:style w:type="character" w:customStyle="1" w:styleId="afff">
    <w:name w:val="文档结构图 字符"/>
    <w:link w:val="affe"/>
    <w:uiPriority w:val="99"/>
    <w:semiHidden/>
    <w:qFormat/>
    <w:rPr>
      <w:rFonts w:ascii="宋体"/>
      <w:kern w:val="2"/>
      <w:sz w:val="18"/>
      <w:szCs w:val="18"/>
    </w:rPr>
  </w:style>
  <w:style w:type="character" w:customStyle="1" w:styleId="Char2">
    <w:name w:val="正文表标题 Char"/>
    <w:link w:val="af6"/>
    <w:qFormat/>
    <w:rPr>
      <w:rFonts w:ascii="黑体" w:eastAsia="黑体"/>
      <w:sz w:val="21"/>
    </w:rPr>
  </w:style>
  <w:style w:type="paragraph" w:customStyle="1" w:styleId="af6">
    <w:name w:val="正文表标题"/>
    <w:next w:val="affffd"/>
    <w:link w:val="Char2"/>
    <w:qFormat/>
    <w:pPr>
      <w:numPr>
        <w:numId w:val="2"/>
      </w:numPr>
      <w:jc w:val="center"/>
    </w:pPr>
    <w:rPr>
      <w:rFonts w:ascii="黑体" w:eastAsia="黑体"/>
      <w:sz w:val="21"/>
    </w:rPr>
  </w:style>
  <w:style w:type="character" w:customStyle="1" w:styleId="Char3">
    <w:name w:val="首示例 Char"/>
    <w:link w:val="a"/>
    <w:qFormat/>
    <w:rPr>
      <w:rFonts w:ascii="宋体" w:hAnsi="宋体"/>
      <w:kern w:val="2"/>
      <w:sz w:val="18"/>
      <w:szCs w:val="18"/>
    </w:rPr>
  </w:style>
  <w:style w:type="paragraph" w:customStyle="1" w:styleId="a">
    <w:name w:val="首示例"/>
    <w:next w:val="affffd"/>
    <w:link w:val="Char3"/>
    <w:qFormat/>
    <w:pPr>
      <w:numPr>
        <w:numId w:val="3"/>
      </w:numPr>
      <w:tabs>
        <w:tab w:val="left" w:pos="360"/>
      </w:tabs>
      <w:ind w:firstLine="0"/>
    </w:pPr>
    <w:rPr>
      <w:rFonts w:ascii="宋体" w:hAnsi="宋体"/>
      <w:kern w:val="2"/>
      <w:sz w:val="18"/>
      <w:szCs w:val="18"/>
    </w:rPr>
  </w:style>
  <w:style w:type="character" w:customStyle="1" w:styleId="afff1">
    <w:name w:val="批注文字 字符"/>
    <w:link w:val="afff0"/>
    <w:uiPriority w:val="99"/>
    <w:qFormat/>
    <w:rPr>
      <w:kern w:val="2"/>
      <w:sz w:val="21"/>
      <w:szCs w:val="24"/>
    </w:rPr>
  </w:style>
  <w:style w:type="character" w:customStyle="1" w:styleId="CharChar">
    <w:name w:val="Char Char"/>
    <w:qFormat/>
    <w:locked/>
    <w:rPr>
      <w:rFonts w:eastAsia="宋体"/>
      <w:kern w:val="2"/>
      <w:sz w:val="18"/>
      <w:szCs w:val="18"/>
      <w:lang w:val="en-US" w:eastAsia="zh-CN" w:bidi="ar-SA"/>
    </w:rPr>
  </w:style>
  <w:style w:type="character" w:customStyle="1" w:styleId="Char1">
    <w:name w:val="章标题 Char"/>
    <w:link w:val="afe"/>
    <w:qFormat/>
    <w:locked/>
    <w:rPr>
      <w:rFonts w:ascii="黑体" w:eastAsia="黑体"/>
      <w:sz w:val="21"/>
    </w:rPr>
  </w:style>
  <w:style w:type="character" w:customStyle="1" w:styleId="affff4">
    <w:name w:val="批注主题 字符"/>
    <w:link w:val="affff3"/>
    <w:uiPriority w:val="99"/>
    <w:semiHidden/>
    <w:qFormat/>
    <w:rPr>
      <w:b/>
      <w:bCs/>
      <w:kern w:val="2"/>
      <w:sz w:val="21"/>
      <w:szCs w:val="24"/>
    </w:rPr>
  </w:style>
  <w:style w:type="character" w:customStyle="1" w:styleId="affffe">
    <w:name w:val="发布"/>
    <w:qFormat/>
    <w:rPr>
      <w:rFonts w:ascii="黑体" w:eastAsia="黑体"/>
      <w:spacing w:val="22"/>
      <w:w w:val="100"/>
      <w:position w:val="3"/>
      <w:sz w:val="28"/>
    </w:rPr>
  </w:style>
  <w:style w:type="character" w:customStyle="1" w:styleId="Char4">
    <w:name w:val="二级条标题 Char"/>
    <w:link w:val="aff0"/>
    <w:qFormat/>
    <w:locked/>
    <w:rPr>
      <w:rFonts w:ascii="黑体"/>
      <w:sz w:val="21"/>
    </w:rPr>
  </w:style>
  <w:style w:type="paragraph" w:customStyle="1" w:styleId="aff0">
    <w:name w:val="二级条标题"/>
    <w:basedOn w:val="aff"/>
    <w:next w:val="affffd"/>
    <w:link w:val="Char4"/>
    <w:qFormat/>
    <w:pPr>
      <w:numPr>
        <w:ilvl w:val="3"/>
      </w:numPr>
      <w:outlineLvl w:val="3"/>
    </w:pPr>
    <w:rPr>
      <w:rFonts w:eastAsia="宋体"/>
    </w:rPr>
  </w:style>
  <w:style w:type="character" w:customStyle="1" w:styleId="afffff">
    <w:name w:val="个人答复风格"/>
    <w:qFormat/>
    <w:rPr>
      <w:rFonts w:ascii="Arial" w:eastAsia="宋体" w:hAnsi="Arial" w:cs="Arial"/>
      <w:color w:val="auto"/>
      <w:sz w:val="20"/>
    </w:rPr>
  </w:style>
  <w:style w:type="character" w:customStyle="1" w:styleId="Char5">
    <w:name w:val="附录公式 Char"/>
    <w:link w:val="afffff0"/>
    <w:qFormat/>
    <w:rPr>
      <w:rFonts w:ascii="宋体"/>
      <w:sz w:val="21"/>
    </w:rPr>
  </w:style>
  <w:style w:type="paragraph" w:customStyle="1" w:styleId="afffff0">
    <w:name w:val="附录公式"/>
    <w:basedOn w:val="affffd"/>
    <w:next w:val="affffd"/>
    <w:link w:val="Char5"/>
    <w:qFormat/>
    <w:pPr>
      <w:tabs>
        <w:tab w:val="center" w:pos="4201"/>
        <w:tab w:val="right" w:leader="dot" w:pos="9298"/>
      </w:tabs>
      <w:ind w:firstLine="420"/>
    </w:pPr>
  </w:style>
  <w:style w:type="character" w:customStyle="1" w:styleId="afff7">
    <w:name w:val="纯文本 字符"/>
    <w:link w:val="afff6"/>
    <w:qFormat/>
    <w:rPr>
      <w:rFonts w:ascii="宋体" w:hAnsi="Courier New"/>
      <w:kern w:val="2"/>
      <w:sz w:val="21"/>
    </w:rPr>
  </w:style>
  <w:style w:type="character" w:customStyle="1" w:styleId="Char6">
    <w:name w:val="列项——（一级） Char"/>
    <w:link w:val="aff7"/>
    <w:qFormat/>
    <w:locked/>
    <w:rPr>
      <w:rFonts w:ascii="宋体"/>
      <w:sz w:val="21"/>
    </w:rPr>
  </w:style>
  <w:style w:type="paragraph" w:customStyle="1" w:styleId="aff7">
    <w:name w:val="列项——（一级）"/>
    <w:link w:val="Char6"/>
    <w:qFormat/>
    <w:pPr>
      <w:widowControl w:val="0"/>
      <w:numPr>
        <w:numId w:val="4"/>
      </w:numPr>
      <w:tabs>
        <w:tab w:val="clear" w:pos="1140"/>
        <w:tab w:val="left" w:pos="854"/>
      </w:tabs>
      <w:ind w:leftChars="200" w:left="200" w:hangingChars="200" w:hanging="200"/>
      <w:jc w:val="both"/>
    </w:pPr>
    <w:rPr>
      <w:rFonts w:ascii="宋体"/>
      <w:sz w:val="21"/>
    </w:rPr>
  </w:style>
  <w:style w:type="character" w:customStyle="1" w:styleId="afffff1">
    <w:name w:val="个人撰写风格"/>
    <w:qFormat/>
    <w:rPr>
      <w:rFonts w:ascii="Arial" w:eastAsia="宋体" w:hAnsi="Arial" w:cs="Arial"/>
      <w:color w:val="auto"/>
      <w:sz w:val="20"/>
    </w:rPr>
  </w:style>
  <w:style w:type="character" w:customStyle="1" w:styleId="afffb">
    <w:name w:val="批注框文本 字符"/>
    <w:link w:val="afffa"/>
    <w:qFormat/>
    <w:rPr>
      <w:kern w:val="2"/>
      <w:sz w:val="18"/>
      <w:szCs w:val="18"/>
    </w:rPr>
  </w:style>
  <w:style w:type="character" w:customStyle="1" w:styleId="Char7">
    <w:name w:val="附录一级条标题 Char"/>
    <w:link w:val="af9"/>
    <w:qFormat/>
    <w:rPr>
      <w:rFonts w:ascii="黑体" w:eastAsia="黑体"/>
      <w:kern w:val="21"/>
      <w:sz w:val="21"/>
    </w:rPr>
  </w:style>
  <w:style w:type="paragraph" w:customStyle="1" w:styleId="af9">
    <w:name w:val="附录一级条标题"/>
    <w:basedOn w:val="af8"/>
    <w:next w:val="affffd"/>
    <w:link w:val="Char7"/>
    <w:qFormat/>
    <w:pPr>
      <w:numPr>
        <w:ilvl w:val="2"/>
      </w:numPr>
      <w:autoSpaceDN w:val="0"/>
      <w:spacing w:beforeLines="0" w:afterLines="0"/>
      <w:outlineLvl w:val="2"/>
    </w:pPr>
  </w:style>
  <w:style w:type="paragraph" w:customStyle="1" w:styleId="af8">
    <w:name w:val="附录章标题"/>
    <w:next w:val="affffd"/>
    <w:qFormat/>
    <w:pPr>
      <w:numPr>
        <w:ilvl w:val="1"/>
        <w:numId w:val="5"/>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61">
    <w:name w:val="目录 61"/>
    <w:basedOn w:val="aff8"/>
    <w:semiHidden/>
    <w:qFormat/>
    <w:pPr>
      <w:ind w:leftChars="1000" w:left="2100"/>
    </w:pPr>
  </w:style>
  <w:style w:type="paragraph" w:customStyle="1" w:styleId="31">
    <w:name w:val="目录 31"/>
    <w:basedOn w:val="aff8"/>
    <w:uiPriority w:val="39"/>
    <w:qFormat/>
    <w:pPr>
      <w:ind w:leftChars="400" w:left="840"/>
    </w:pPr>
  </w:style>
  <w:style w:type="paragraph" w:customStyle="1" w:styleId="81">
    <w:name w:val="目录 81"/>
    <w:basedOn w:val="aff8"/>
    <w:semiHidden/>
    <w:qFormat/>
    <w:pPr>
      <w:ind w:leftChars="1400" w:left="2940"/>
    </w:pPr>
  </w:style>
  <w:style w:type="paragraph" w:customStyle="1" w:styleId="71">
    <w:name w:val="目录 71"/>
    <w:basedOn w:val="aff8"/>
    <w:semiHidden/>
    <w:qFormat/>
    <w:pPr>
      <w:ind w:leftChars="1200" w:left="2520"/>
    </w:pPr>
  </w:style>
  <w:style w:type="paragraph" w:customStyle="1" w:styleId="11">
    <w:name w:val="目录 11"/>
    <w:basedOn w:val="aff8"/>
    <w:uiPriority w:val="39"/>
    <w:qFormat/>
  </w:style>
  <w:style w:type="paragraph" w:customStyle="1" w:styleId="21">
    <w:name w:val="目录 21"/>
    <w:basedOn w:val="aff8"/>
    <w:uiPriority w:val="39"/>
    <w:qFormat/>
    <w:pPr>
      <w:ind w:leftChars="200" w:left="420"/>
    </w:pPr>
  </w:style>
  <w:style w:type="paragraph" w:customStyle="1" w:styleId="91">
    <w:name w:val="目录 91"/>
    <w:basedOn w:val="aff8"/>
    <w:semiHidden/>
    <w:qFormat/>
    <w:pPr>
      <w:ind w:leftChars="1600" w:left="3360"/>
    </w:pPr>
  </w:style>
  <w:style w:type="paragraph" w:customStyle="1" w:styleId="41">
    <w:name w:val="目录 41"/>
    <w:basedOn w:val="aff8"/>
    <w:qFormat/>
    <w:pPr>
      <w:ind w:leftChars="600" w:left="1260"/>
    </w:pPr>
  </w:style>
  <w:style w:type="paragraph" w:customStyle="1" w:styleId="51">
    <w:name w:val="目录 51"/>
    <w:basedOn w:val="aff8"/>
    <w:semiHidden/>
    <w:qFormat/>
    <w:pPr>
      <w:ind w:leftChars="800" w:left="1680"/>
    </w:pPr>
  </w:style>
  <w:style w:type="paragraph" w:customStyle="1" w:styleId="Style1">
    <w:name w:val="_Style 1"/>
    <w:basedOn w:val="aff8"/>
    <w:uiPriority w:val="34"/>
    <w:qFormat/>
    <w:pPr>
      <w:ind w:firstLineChars="200" w:firstLine="420"/>
    </w:pPr>
  </w:style>
  <w:style w:type="paragraph" w:customStyle="1" w:styleId="afffff2">
    <w:name w:val="标准书眉_奇数页"/>
    <w:next w:val="aff8"/>
    <w:qFormat/>
    <w:pPr>
      <w:tabs>
        <w:tab w:val="center" w:pos="4154"/>
        <w:tab w:val="right" w:pos="8306"/>
      </w:tabs>
      <w:spacing w:after="120"/>
      <w:jc w:val="right"/>
    </w:pPr>
    <w:rPr>
      <w:sz w:val="21"/>
    </w:rPr>
  </w:style>
  <w:style w:type="paragraph" w:customStyle="1" w:styleId="22">
    <w:name w:val="封面标准文稿类别2"/>
    <w:basedOn w:val="afffff3"/>
    <w:qFormat/>
    <w:pPr>
      <w:framePr w:w="9639" w:h="6917" w:hRule="exact" w:wrap="around" w:vAnchor="page" w:hAnchor="page" w:xAlign="center" w:y="4469" w:anchorLock="1"/>
      <w:widowControl w:val="0"/>
      <w:spacing w:after="160" w:line="240" w:lineRule="auto"/>
      <w:textAlignment w:val="center"/>
    </w:pPr>
    <w:rPr>
      <w:szCs w:val="28"/>
    </w:rPr>
  </w:style>
  <w:style w:type="paragraph" w:customStyle="1" w:styleId="afffff3">
    <w:name w:val="封面标准文稿类别"/>
    <w:qFormat/>
    <w:pPr>
      <w:spacing w:before="440" w:line="400" w:lineRule="exact"/>
      <w:jc w:val="center"/>
    </w:pPr>
    <w:rPr>
      <w:rFonts w:ascii="宋体"/>
      <w:sz w:val="24"/>
    </w:rPr>
  </w:style>
  <w:style w:type="paragraph" w:customStyle="1" w:styleId="af0">
    <w:name w:val="附录二级无"/>
    <w:basedOn w:val="afa"/>
    <w:qFormat/>
    <w:pPr>
      <w:numPr>
        <w:numId w:val="6"/>
      </w:numPr>
      <w:tabs>
        <w:tab w:val="left" w:pos="360"/>
      </w:tabs>
    </w:pPr>
    <w:rPr>
      <w:rFonts w:ascii="宋体" w:eastAsia="宋体"/>
      <w:szCs w:val="21"/>
    </w:rPr>
  </w:style>
  <w:style w:type="paragraph" w:customStyle="1" w:styleId="afa">
    <w:name w:val="附录二级条标题"/>
    <w:basedOn w:val="af9"/>
    <w:next w:val="affffd"/>
    <w:qFormat/>
    <w:pPr>
      <w:numPr>
        <w:ilvl w:val="3"/>
      </w:numPr>
      <w:outlineLvl w:val="3"/>
    </w:pPr>
  </w:style>
  <w:style w:type="paragraph" w:customStyle="1" w:styleId="afffff4">
    <w:name w:val="标准书脚_偶数页"/>
    <w:qFormat/>
    <w:pPr>
      <w:spacing w:before="120"/>
    </w:pPr>
    <w:rPr>
      <w:sz w:val="18"/>
    </w:rPr>
  </w:style>
  <w:style w:type="paragraph" w:customStyle="1" w:styleId="ad">
    <w:name w:val="示例×："/>
    <w:basedOn w:val="afe"/>
    <w:qFormat/>
    <w:pPr>
      <w:numPr>
        <w:ilvl w:val="0"/>
        <w:numId w:val="7"/>
      </w:numPr>
      <w:spacing w:beforeLines="0" w:afterLines="0"/>
      <w:outlineLvl w:val="9"/>
    </w:pPr>
    <w:rPr>
      <w:rFonts w:ascii="宋体" w:eastAsia="宋体"/>
      <w:sz w:val="18"/>
      <w:szCs w:val="18"/>
    </w:rPr>
  </w:style>
  <w:style w:type="paragraph" w:customStyle="1" w:styleId="Default">
    <w:name w:val="Default"/>
    <w:qFormat/>
    <w:pPr>
      <w:widowControl w:val="0"/>
      <w:autoSpaceDE w:val="0"/>
      <w:autoSpaceDN w:val="0"/>
      <w:adjustRightInd w:val="0"/>
    </w:pPr>
    <w:rPr>
      <w:rFonts w:ascii="仿宋_GB2312" w:eastAsia="仿宋_GB2312" w:cs="仿宋_GB2312"/>
      <w:color w:val="000000"/>
      <w:sz w:val="24"/>
      <w:szCs w:val="24"/>
    </w:rPr>
  </w:style>
  <w:style w:type="paragraph" w:customStyle="1" w:styleId="afffff5">
    <w:name w:val="字母编号列项（一级）"/>
    <w:qFormat/>
    <w:pPr>
      <w:ind w:leftChars="200" w:left="840" w:hangingChars="200" w:hanging="420"/>
      <w:jc w:val="both"/>
    </w:pPr>
    <w:rPr>
      <w:rFonts w:ascii="宋体"/>
      <w:sz w:val="21"/>
    </w:rPr>
  </w:style>
  <w:style w:type="paragraph" w:customStyle="1" w:styleId="afffff6">
    <w:name w:val="示例后文字"/>
    <w:basedOn w:val="affffd"/>
    <w:next w:val="affffd"/>
    <w:qFormat/>
    <w:pPr>
      <w:tabs>
        <w:tab w:val="center" w:pos="4201"/>
        <w:tab w:val="right" w:leader="dot" w:pos="9298"/>
      </w:tabs>
      <w:ind w:firstLine="360"/>
    </w:pPr>
    <w:rPr>
      <w:sz w:val="18"/>
    </w:rPr>
  </w:style>
  <w:style w:type="paragraph" w:customStyle="1" w:styleId="afffff7">
    <w:name w:val="其他发布部门"/>
    <w:basedOn w:val="afffff8"/>
    <w:qFormat/>
    <w:pPr>
      <w:framePr w:wrap="around"/>
      <w:spacing w:line="0" w:lineRule="atLeast"/>
    </w:pPr>
    <w:rPr>
      <w:rFonts w:ascii="黑体" w:eastAsia="黑体"/>
      <w:b w:val="0"/>
    </w:rPr>
  </w:style>
  <w:style w:type="paragraph" w:customStyle="1" w:styleId="afffff8">
    <w:name w:val="发布部门"/>
    <w:next w:val="affffd"/>
    <w:qFormat/>
    <w:pPr>
      <w:framePr w:w="7433" w:h="585" w:hRule="exact" w:hSpace="180" w:vSpace="180" w:wrap="around" w:hAnchor="margin" w:xAlign="center" w:y="14401" w:anchorLock="1"/>
      <w:jc w:val="center"/>
    </w:pPr>
    <w:rPr>
      <w:rFonts w:ascii="宋体"/>
      <w:b/>
      <w:spacing w:val="20"/>
      <w:w w:val="135"/>
      <w:sz w:val="36"/>
    </w:rPr>
  </w:style>
  <w:style w:type="paragraph" w:customStyle="1" w:styleId="afffff9">
    <w:name w:val="标准书眉一"/>
    <w:qFormat/>
    <w:pPr>
      <w:jc w:val="both"/>
    </w:pPr>
  </w:style>
  <w:style w:type="paragraph" w:customStyle="1" w:styleId="afffffa">
    <w:name w:val="标准称谓"/>
    <w:next w:val="aff8"/>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b">
    <w:name w:val="参考文献、索引标题"/>
    <w:basedOn w:val="afffffc"/>
    <w:next w:val="aff8"/>
    <w:qFormat/>
    <w:pPr>
      <w:spacing w:after="200"/>
    </w:pPr>
    <w:rPr>
      <w:sz w:val="21"/>
    </w:rPr>
  </w:style>
  <w:style w:type="paragraph" w:customStyle="1" w:styleId="afffffc">
    <w:name w:val="前言、引言标题"/>
    <w:next w:val="aff8"/>
    <w:qFormat/>
    <w:pPr>
      <w:shd w:val="clear" w:color="FFFFFF" w:fill="FFFFFF"/>
      <w:spacing w:before="640" w:after="560"/>
      <w:jc w:val="center"/>
      <w:outlineLvl w:val="0"/>
    </w:pPr>
    <w:rPr>
      <w:rFonts w:ascii="黑体" w:eastAsia="黑体"/>
      <w:sz w:val="32"/>
    </w:rPr>
  </w:style>
  <w:style w:type="paragraph" w:customStyle="1" w:styleId="afffffd">
    <w:name w:val="附录标题"/>
    <w:basedOn w:val="affffd"/>
    <w:next w:val="affffd"/>
    <w:qFormat/>
    <w:pPr>
      <w:tabs>
        <w:tab w:val="center" w:pos="4201"/>
        <w:tab w:val="right" w:leader="dot" w:pos="9298"/>
      </w:tabs>
      <w:ind w:firstLineChars="0" w:firstLine="0"/>
      <w:jc w:val="center"/>
    </w:pPr>
    <w:rPr>
      <w:rFonts w:ascii="黑体" w:eastAsia="黑体"/>
    </w:rPr>
  </w:style>
  <w:style w:type="paragraph" w:customStyle="1" w:styleId="afffffe">
    <w:name w:val="数字编号列项（二级）"/>
    <w:qFormat/>
    <w:pPr>
      <w:ind w:leftChars="400" w:left="1260" w:hangingChars="200" w:hanging="420"/>
      <w:jc w:val="both"/>
    </w:pPr>
    <w:rPr>
      <w:rFonts w:ascii="宋体"/>
      <w:sz w:val="21"/>
    </w:rPr>
  </w:style>
  <w:style w:type="paragraph" w:customStyle="1" w:styleId="a7">
    <w:name w:val="注×：（正文）"/>
    <w:qFormat/>
    <w:pPr>
      <w:numPr>
        <w:numId w:val="8"/>
      </w:numPr>
      <w:jc w:val="both"/>
    </w:pPr>
    <w:rPr>
      <w:rFonts w:ascii="宋体"/>
      <w:sz w:val="18"/>
      <w:szCs w:val="18"/>
    </w:rPr>
  </w:style>
  <w:style w:type="paragraph" w:customStyle="1" w:styleId="affffff">
    <w:name w:val="图的脚注"/>
    <w:next w:val="affffd"/>
    <w:qFormat/>
    <w:pPr>
      <w:widowControl w:val="0"/>
      <w:ind w:leftChars="200" w:left="840" w:hangingChars="200" w:hanging="420"/>
      <w:jc w:val="both"/>
    </w:pPr>
    <w:rPr>
      <w:rFonts w:ascii="宋体"/>
      <w:sz w:val="18"/>
    </w:rPr>
  </w:style>
  <w:style w:type="paragraph" w:customStyle="1" w:styleId="affffff0">
    <w:name w:val="其他发布日期"/>
    <w:basedOn w:val="affffff1"/>
    <w:qFormat/>
    <w:pPr>
      <w:framePr w:w="3997" w:h="471" w:hRule="exact" w:hSpace="0" w:vSpace="181" w:wrap="around" w:vAnchor="page" w:hAnchor="text" w:x="1419" w:y="14097"/>
    </w:pPr>
  </w:style>
  <w:style w:type="paragraph" w:customStyle="1" w:styleId="affffff1">
    <w:name w:val="发布日期"/>
    <w:qFormat/>
    <w:pPr>
      <w:framePr w:w="4000" w:h="473" w:hRule="exact" w:hSpace="180" w:vSpace="180" w:wrap="around" w:hAnchor="margin" w:y="13511" w:anchorLock="1"/>
    </w:pPr>
    <w:rPr>
      <w:rFonts w:eastAsia="黑体"/>
      <w:sz w:val="28"/>
    </w:rPr>
  </w:style>
  <w:style w:type="paragraph" w:customStyle="1" w:styleId="ae">
    <w:name w:val="附录表标题"/>
    <w:next w:val="affffd"/>
    <w:qFormat/>
    <w:pPr>
      <w:numPr>
        <w:numId w:val="6"/>
      </w:numPr>
      <w:jc w:val="center"/>
      <w:textAlignment w:val="baseline"/>
    </w:pPr>
    <w:rPr>
      <w:rFonts w:ascii="黑体" w:eastAsia="黑体"/>
      <w:kern w:val="21"/>
      <w:sz w:val="21"/>
    </w:rPr>
  </w:style>
  <w:style w:type="paragraph" w:customStyle="1" w:styleId="affffff2">
    <w:name w:val="实施日期"/>
    <w:basedOn w:val="affffff1"/>
    <w:qFormat/>
    <w:pPr>
      <w:framePr w:hSpace="0" w:wrap="around" w:xAlign="right"/>
      <w:jc w:val="right"/>
    </w:pPr>
  </w:style>
  <w:style w:type="paragraph" w:customStyle="1" w:styleId="affffff3">
    <w:name w:val="终结线"/>
    <w:basedOn w:val="aff8"/>
    <w:qFormat/>
    <w:pPr>
      <w:framePr w:hSpace="181" w:vSpace="181" w:wrap="around" w:vAnchor="text" w:hAnchor="margin" w:xAlign="center" w:y="285"/>
    </w:pPr>
  </w:style>
  <w:style w:type="paragraph" w:customStyle="1" w:styleId="23">
    <w:name w:val="封面标准号2"/>
    <w:basedOn w:val="12"/>
    <w:qFormat/>
    <w:pPr>
      <w:framePr w:w="9138" w:h="1244" w:hRule="exact" w:wrap="around" w:vAnchor="page" w:hAnchor="margin" w:y="2908"/>
      <w:adjustRightInd w:val="0"/>
      <w:spacing w:before="357" w:line="280" w:lineRule="exact"/>
    </w:pPr>
  </w:style>
  <w:style w:type="paragraph" w:customStyle="1" w:styleId="12">
    <w:name w:val="封面标准号1"/>
    <w:qFormat/>
    <w:pPr>
      <w:widowControl w:val="0"/>
      <w:kinsoku w:val="0"/>
      <w:overflowPunct w:val="0"/>
      <w:autoSpaceDE w:val="0"/>
      <w:autoSpaceDN w:val="0"/>
      <w:spacing w:before="308"/>
      <w:jc w:val="right"/>
      <w:textAlignment w:val="center"/>
    </w:pPr>
    <w:rPr>
      <w:sz w:val="28"/>
    </w:rPr>
  </w:style>
  <w:style w:type="paragraph" w:customStyle="1" w:styleId="afd">
    <w:name w:val="附录五级条标题"/>
    <w:basedOn w:val="afc"/>
    <w:next w:val="affffd"/>
    <w:qFormat/>
    <w:pPr>
      <w:numPr>
        <w:ilvl w:val="6"/>
      </w:numPr>
      <w:outlineLvl w:val="6"/>
    </w:pPr>
  </w:style>
  <w:style w:type="paragraph" w:customStyle="1" w:styleId="afc">
    <w:name w:val="附录四级条标题"/>
    <w:basedOn w:val="afb"/>
    <w:next w:val="affffd"/>
    <w:qFormat/>
    <w:pPr>
      <w:numPr>
        <w:ilvl w:val="5"/>
      </w:numPr>
      <w:outlineLvl w:val="5"/>
    </w:pPr>
  </w:style>
  <w:style w:type="paragraph" w:customStyle="1" w:styleId="afb">
    <w:name w:val="附录三级条标题"/>
    <w:basedOn w:val="afa"/>
    <w:next w:val="affffd"/>
    <w:qFormat/>
    <w:pPr>
      <w:numPr>
        <w:ilvl w:val="4"/>
      </w:numPr>
      <w:outlineLvl w:val="4"/>
    </w:pPr>
  </w:style>
  <w:style w:type="paragraph" w:customStyle="1" w:styleId="affffff4">
    <w:name w:val="封面标准英文名称"/>
    <w:qFormat/>
    <w:pPr>
      <w:widowControl w:val="0"/>
      <w:spacing w:before="370" w:line="400" w:lineRule="exact"/>
      <w:jc w:val="center"/>
    </w:pPr>
    <w:rPr>
      <w:sz w:val="28"/>
    </w:rPr>
  </w:style>
  <w:style w:type="paragraph" w:customStyle="1" w:styleId="a2">
    <w:name w:val="二级无"/>
    <w:basedOn w:val="aff0"/>
    <w:qFormat/>
    <w:pPr>
      <w:numPr>
        <w:ilvl w:val="2"/>
        <w:numId w:val="9"/>
      </w:numPr>
      <w:spacing w:beforeLines="0" w:afterLines="0"/>
      <w:ind w:left="567"/>
    </w:pPr>
    <w:rPr>
      <w:rFonts w:ascii="宋体"/>
      <w:szCs w:val="21"/>
    </w:rPr>
  </w:style>
  <w:style w:type="paragraph" w:customStyle="1" w:styleId="aff5">
    <w:name w:val="附录数字编号列项（二级）"/>
    <w:qFormat/>
    <w:pPr>
      <w:numPr>
        <w:ilvl w:val="1"/>
        <w:numId w:val="10"/>
      </w:numPr>
    </w:pPr>
    <w:rPr>
      <w:rFonts w:ascii="宋体"/>
      <w:sz w:val="21"/>
    </w:rPr>
  </w:style>
  <w:style w:type="paragraph" w:customStyle="1" w:styleId="affffff5">
    <w:name w:val="封面标准代替信息"/>
    <w:basedOn w:val="23"/>
    <w:qFormat/>
    <w:pPr>
      <w:framePr w:wrap="around"/>
      <w:spacing w:before="57"/>
    </w:pPr>
    <w:rPr>
      <w:rFonts w:ascii="宋体"/>
      <w:sz w:val="21"/>
    </w:rPr>
  </w:style>
  <w:style w:type="paragraph" w:customStyle="1" w:styleId="ab">
    <w:name w:val="列项◆（三级）"/>
    <w:qFormat/>
    <w:pPr>
      <w:numPr>
        <w:numId w:val="11"/>
      </w:numPr>
      <w:ind w:leftChars="600" w:left="800" w:hangingChars="200" w:hanging="200"/>
    </w:pPr>
    <w:rPr>
      <w:rFonts w:ascii="宋体"/>
      <w:sz w:val="21"/>
    </w:rPr>
  </w:style>
  <w:style w:type="paragraph" w:customStyle="1" w:styleId="affffff6">
    <w:name w:val="文献分类号"/>
    <w:qFormat/>
    <w:pPr>
      <w:framePr w:hSpace="180" w:vSpace="180" w:wrap="around" w:hAnchor="margin" w:y="1" w:anchorLock="1"/>
      <w:widowControl w:val="0"/>
      <w:textAlignment w:val="center"/>
    </w:pPr>
    <w:rPr>
      <w:rFonts w:eastAsia="黑体"/>
      <w:sz w:val="21"/>
    </w:rPr>
  </w:style>
  <w:style w:type="paragraph" w:customStyle="1" w:styleId="affffff7">
    <w:name w:val="示例内容"/>
    <w:qFormat/>
    <w:pPr>
      <w:ind w:firstLineChars="200" w:firstLine="200"/>
    </w:pPr>
    <w:rPr>
      <w:rFonts w:ascii="宋体"/>
      <w:sz w:val="18"/>
      <w:szCs w:val="18"/>
    </w:rPr>
  </w:style>
  <w:style w:type="paragraph" w:customStyle="1" w:styleId="affffff8">
    <w:name w:val="目次、标准名称标题"/>
    <w:basedOn w:val="afffffc"/>
    <w:next w:val="affffd"/>
    <w:qFormat/>
    <w:pPr>
      <w:spacing w:line="460" w:lineRule="exact"/>
    </w:pPr>
  </w:style>
  <w:style w:type="paragraph" w:customStyle="1" w:styleId="affffff9">
    <w:name w:val="编号列项（三级）"/>
    <w:qFormat/>
    <w:pPr>
      <w:ind w:leftChars="600" w:left="800" w:hangingChars="200" w:hanging="200"/>
    </w:pPr>
    <w:rPr>
      <w:rFonts w:ascii="宋体"/>
      <w:sz w:val="21"/>
    </w:rPr>
  </w:style>
  <w:style w:type="paragraph" w:customStyle="1" w:styleId="affffffa">
    <w:name w:val="标准标志"/>
    <w:next w:val="aff8"/>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5">
    <w:name w:val="五级无"/>
    <w:basedOn w:val="aff3"/>
    <w:qFormat/>
    <w:pPr>
      <w:numPr>
        <w:ilvl w:val="5"/>
        <w:numId w:val="9"/>
      </w:numPr>
      <w:spacing w:beforeLines="0" w:afterLines="0"/>
    </w:pPr>
    <w:rPr>
      <w:rFonts w:ascii="宋体"/>
      <w:szCs w:val="21"/>
    </w:rPr>
  </w:style>
  <w:style w:type="paragraph" w:customStyle="1" w:styleId="aff3">
    <w:name w:val="五级条标题"/>
    <w:basedOn w:val="aff2"/>
    <w:next w:val="affffd"/>
    <w:qFormat/>
    <w:pPr>
      <w:numPr>
        <w:ilvl w:val="6"/>
      </w:numPr>
      <w:outlineLvl w:val="6"/>
    </w:pPr>
  </w:style>
  <w:style w:type="paragraph" w:customStyle="1" w:styleId="aff2">
    <w:name w:val="四级条标题"/>
    <w:basedOn w:val="aff1"/>
    <w:next w:val="affffd"/>
    <w:qFormat/>
    <w:pPr>
      <w:numPr>
        <w:ilvl w:val="5"/>
      </w:numPr>
      <w:outlineLvl w:val="5"/>
    </w:pPr>
  </w:style>
  <w:style w:type="paragraph" w:customStyle="1" w:styleId="aff1">
    <w:name w:val="三级条标题"/>
    <w:basedOn w:val="aff0"/>
    <w:next w:val="affffd"/>
    <w:qFormat/>
    <w:pPr>
      <w:numPr>
        <w:ilvl w:val="4"/>
      </w:numPr>
      <w:outlineLvl w:val="4"/>
    </w:pPr>
  </w:style>
  <w:style w:type="paragraph" w:customStyle="1" w:styleId="affffffb">
    <w:name w:val="目次、索引正文"/>
    <w:qFormat/>
    <w:pPr>
      <w:spacing w:line="320" w:lineRule="exact"/>
      <w:jc w:val="both"/>
    </w:pPr>
    <w:rPr>
      <w:rFonts w:ascii="宋体"/>
      <w:sz w:val="21"/>
    </w:rPr>
  </w:style>
  <w:style w:type="paragraph" w:customStyle="1" w:styleId="a4">
    <w:name w:val="四级无"/>
    <w:basedOn w:val="aff2"/>
    <w:qFormat/>
    <w:pPr>
      <w:numPr>
        <w:ilvl w:val="4"/>
        <w:numId w:val="9"/>
      </w:numPr>
      <w:spacing w:beforeLines="0" w:afterLines="0"/>
    </w:pPr>
    <w:rPr>
      <w:rFonts w:ascii="宋体"/>
      <w:szCs w:val="21"/>
    </w:rPr>
  </w:style>
  <w:style w:type="paragraph" w:customStyle="1" w:styleId="24">
    <w:name w:val="封面一致性程度标识2"/>
    <w:basedOn w:val="affffffc"/>
    <w:qFormat/>
    <w:pPr>
      <w:framePr w:w="9639" w:h="6917" w:hRule="exact" w:wrap="around" w:vAnchor="page" w:hAnchor="page" w:xAlign="center" w:y="4469" w:anchorLock="1"/>
      <w:widowControl w:val="0"/>
      <w:textAlignment w:val="center"/>
    </w:pPr>
    <w:rPr>
      <w:szCs w:val="28"/>
    </w:rPr>
  </w:style>
  <w:style w:type="paragraph" w:customStyle="1" w:styleId="affffffc">
    <w:name w:val="封面一致性程度标识"/>
    <w:qFormat/>
    <w:pPr>
      <w:spacing w:before="440" w:line="400" w:lineRule="exact"/>
      <w:jc w:val="center"/>
    </w:pPr>
    <w:rPr>
      <w:rFonts w:ascii="宋体"/>
      <w:sz w:val="28"/>
    </w:rPr>
  </w:style>
  <w:style w:type="paragraph" w:customStyle="1" w:styleId="affffffd">
    <w:name w:val="图标脚注说明"/>
    <w:basedOn w:val="affffd"/>
    <w:qFormat/>
    <w:pPr>
      <w:tabs>
        <w:tab w:val="center" w:pos="4201"/>
        <w:tab w:val="right" w:leader="dot" w:pos="9298"/>
      </w:tabs>
      <w:ind w:left="840" w:firstLineChars="0" w:hanging="420"/>
    </w:pPr>
    <w:rPr>
      <w:sz w:val="18"/>
      <w:szCs w:val="18"/>
    </w:rPr>
  </w:style>
  <w:style w:type="paragraph" w:customStyle="1" w:styleId="25">
    <w:name w:val="封面标准英文名称2"/>
    <w:basedOn w:val="affffff4"/>
    <w:qFormat/>
    <w:pPr>
      <w:framePr w:w="9639" w:h="6917" w:hRule="exact" w:wrap="around" w:vAnchor="page" w:hAnchor="page" w:xAlign="center" w:y="4469" w:anchorLock="1"/>
      <w:textAlignment w:val="center"/>
    </w:pPr>
    <w:rPr>
      <w:rFonts w:eastAsia="黑体"/>
      <w:szCs w:val="28"/>
    </w:rPr>
  </w:style>
  <w:style w:type="paragraph" w:customStyle="1" w:styleId="affffffe">
    <w:name w:val="封面正文"/>
    <w:qFormat/>
    <w:pPr>
      <w:jc w:val="both"/>
    </w:pPr>
  </w:style>
  <w:style w:type="paragraph" w:customStyle="1" w:styleId="afffffff">
    <w:name w:val="其他实施日期"/>
    <w:basedOn w:val="affffff2"/>
    <w:qFormat/>
    <w:pPr>
      <w:framePr w:w="3997" w:h="471" w:hRule="exact" w:vSpace="181" w:wrap="around" w:vAnchor="page" w:hAnchor="text" w:x="7089" w:y="14097"/>
    </w:pPr>
  </w:style>
  <w:style w:type="paragraph" w:customStyle="1" w:styleId="ordinary-output">
    <w:name w:val="ordinary-output"/>
    <w:basedOn w:val="aff8"/>
    <w:qFormat/>
    <w:pPr>
      <w:widowControl/>
      <w:spacing w:before="100" w:beforeAutospacing="1" w:after="75" w:line="330" w:lineRule="atLeast"/>
      <w:jc w:val="left"/>
    </w:pPr>
    <w:rPr>
      <w:rFonts w:ascii="宋体" w:hAnsi="宋体" w:cs="宋体"/>
      <w:color w:val="333333"/>
      <w:kern w:val="0"/>
      <w:sz w:val="27"/>
      <w:szCs w:val="27"/>
    </w:rPr>
  </w:style>
  <w:style w:type="paragraph" w:customStyle="1" w:styleId="af2">
    <w:name w:val="附录四级无"/>
    <w:basedOn w:val="afc"/>
    <w:qFormat/>
    <w:pPr>
      <w:numPr>
        <w:numId w:val="6"/>
      </w:numPr>
      <w:tabs>
        <w:tab w:val="left" w:pos="360"/>
      </w:tabs>
    </w:pPr>
    <w:rPr>
      <w:rFonts w:ascii="宋体" w:eastAsia="宋体"/>
      <w:szCs w:val="21"/>
    </w:rPr>
  </w:style>
  <w:style w:type="paragraph" w:customStyle="1" w:styleId="aff4">
    <w:name w:val="附录字母编号列项（一级）"/>
    <w:qFormat/>
    <w:pPr>
      <w:numPr>
        <w:numId w:val="10"/>
      </w:numPr>
    </w:pPr>
    <w:rPr>
      <w:rFonts w:ascii="宋体"/>
      <w:sz w:val="21"/>
    </w:rPr>
  </w:style>
  <w:style w:type="paragraph" w:customStyle="1" w:styleId="13">
    <w:name w:val="列表段落1"/>
    <w:basedOn w:val="aff8"/>
    <w:uiPriority w:val="99"/>
    <w:unhideWhenUsed/>
    <w:qFormat/>
    <w:pPr>
      <w:ind w:firstLineChars="200" w:firstLine="420"/>
    </w:pPr>
  </w:style>
  <w:style w:type="paragraph" w:customStyle="1" w:styleId="afffffff0">
    <w:name w:val="标准书眉_偶数页"/>
    <w:basedOn w:val="afffff2"/>
    <w:next w:val="aff8"/>
    <w:qFormat/>
    <w:pPr>
      <w:jc w:val="left"/>
    </w:pPr>
  </w:style>
  <w:style w:type="paragraph" w:customStyle="1" w:styleId="afffffff1">
    <w:name w:val="附录公式编号制表符"/>
    <w:basedOn w:val="aff8"/>
    <w:next w:val="affffd"/>
    <w:qFormat/>
    <w:pPr>
      <w:widowControl/>
      <w:tabs>
        <w:tab w:val="center" w:pos="4201"/>
        <w:tab w:val="right" w:leader="dot" w:pos="9298"/>
      </w:tabs>
      <w:autoSpaceDE w:val="0"/>
      <w:autoSpaceDN w:val="0"/>
    </w:pPr>
    <w:rPr>
      <w:rFonts w:ascii="宋体"/>
      <w:kern w:val="0"/>
      <w:szCs w:val="20"/>
      <w:lang w:val="zh-CN"/>
    </w:rPr>
  </w:style>
  <w:style w:type="paragraph" w:customStyle="1" w:styleId="afffffff2">
    <w:name w:val="列项说明数字编号"/>
    <w:qFormat/>
    <w:pPr>
      <w:ind w:leftChars="400" w:left="600" w:hangingChars="200" w:hanging="200"/>
    </w:pPr>
    <w:rPr>
      <w:rFonts w:ascii="宋体"/>
      <w:sz w:val="21"/>
    </w:rPr>
  </w:style>
  <w:style w:type="paragraph" w:customStyle="1" w:styleId="af4">
    <w:name w:val="正文图标题"/>
    <w:next w:val="affffd"/>
    <w:qFormat/>
    <w:pPr>
      <w:numPr>
        <w:numId w:val="12"/>
      </w:numPr>
      <w:jc w:val="center"/>
    </w:pPr>
    <w:rPr>
      <w:rFonts w:ascii="黑体" w:eastAsia="黑体"/>
      <w:sz w:val="21"/>
    </w:rPr>
  </w:style>
  <w:style w:type="paragraph" w:customStyle="1" w:styleId="a1">
    <w:name w:val="一级无"/>
    <w:basedOn w:val="aff"/>
    <w:qFormat/>
    <w:pPr>
      <w:numPr>
        <w:ilvl w:val="1"/>
        <w:numId w:val="9"/>
      </w:numPr>
      <w:spacing w:beforeLines="0" w:afterLines="0"/>
    </w:pPr>
    <w:rPr>
      <w:rFonts w:ascii="宋体" w:eastAsia="宋体"/>
      <w:szCs w:val="21"/>
    </w:rPr>
  </w:style>
  <w:style w:type="paragraph" w:customStyle="1" w:styleId="14">
    <w:name w:val="列出段落1"/>
    <w:basedOn w:val="aff8"/>
    <w:uiPriority w:val="34"/>
    <w:qFormat/>
    <w:pPr>
      <w:ind w:firstLineChars="200" w:firstLine="420"/>
    </w:pPr>
  </w:style>
  <w:style w:type="paragraph" w:customStyle="1" w:styleId="26">
    <w:name w:val="封面标准文稿编辑信息2"/>
    <w:basedOn w:val="afffffff3"/>
    <w:qFormat/>
    <w:pPr>
      <w:framePr w:w="9639" w:h="6917" w:hRule="exact" w:wrap="around" w:vAnchor="page" w:hAnchor="page" w:xAlign="center" w:y="4469" w:anchorLock="1"/>
      <w:widowControl w:val="0"/>
      <w:spacing w:after="160"/>
      <w:textAlignment w:val="center"/>
    </w:pPr>
    <w:rPr>
      <w:szCs w:val="28"/>
    </w:rPr>
  </w:style>
  <w:style w:type="paragraph" w:customStyle="1" w:styleId="afffffff3">
    <w:name w:val="封面标准文稿编辑信息"/>
    <w:qFormat/>
    <w:pPr>
      <w:spacing w:before="180" w:line="180" w:lineRule="exact"/>
      <w:jc w:val="center"/>
    </w:pPr>
    <w:rPr>
      <w:rFonts w:ascii="宋体"/>
      <w:sz w:val="21"/>
    </w:rPr>
  </w:style>
  <w:style w:type="paragraph" w:customStyle="1" w:styleId="a6">
    <w:name w:val="图表脚注说明"/>
    <w:basedOn w:val="aff8"/>
    <w:qFormat/>
    <w:pPr>
      <w:numPr>
        <w:numId w:val="13"/>
      </w:numPr>
    </w:pPr>
    <w:rPr>
      <w:rFonts w:ascii="宋体"/>
      <w:sz w:val="18"/>
      <w:szCs w:val="18"/>
    </w:rPr>
  </w:style>
  <w:style w:type="paragraph" w:customStyle="1" w:styleId="af3">
    <w:name w:val="附录五级无"/>
    <w:basedOn w:val="afd"/>
    <w:qFormat/>
    <w:pPr>
      <w:numPr>
        <w:numId w:val="6"/>
      </w:numPr>
      <w:tabs>
        <w:tab w:val="left" w:pos="360"/>
      </w:tabs>
    </w:pPr>
    <w:rPr>
      <w:rFonts w:ascii="宋体" w:eastAsia="宋体"/>
      <w:szCs w:val="21"/>
    </w:rPr>
  </w:style>
  <w:style w:type="paragraph" w:customStyle="1" w:styleId="afffffff4">
    <w:name w:val="附录图标号"/>
    <w:basedOn w:val="aff8"/>
    <w:qFormat/>
    <w:pPr>
      <w:keepNext/>
      <w:pageBreakBefore/>
      <w:widowControl/>
      <w:spacing w:line="14" w:lineRule="exact"/>
      <w:ind w:firstLine="363"/>
      <w:jc w:val="center"/>
      <w:outlineLvl w:val="0"/>
    </w:pPr>
    <w:rPr>
      <w:color w:val="FFFFFF"/>
    </w:rPr>
  </w:style>
  <w:style w:type="paragraph" w:customStyle="1" w:styleId="a0">
    <w:name w:val="示例"/>
    <w:next w:val="affffd"/>
    <w:qFormat/>
    <w:pPr>
      <w:numPr>
        <w:numId w:val="9"/>
      </w:numPr>
      <w:tabs>
        <w:tab w:val="clear" w:pos="1120"/>
        <w:tab w:val="left" w:pos="816"/>
      </w:tabs>
      <w:ind w:firstLineChars="233" w:firstLine="419"/>
      <w:jc w:val="both"/>
    </w:pPr>
    <w:rPr>
      <w:rFonts w:ascii="宋体"/>
      <w:sz w:val="18"/>
    </w:rPr>
  </w:style>
  <w:style w:type="paragraph" w:customStyle="1" w:styleId="27">
    <w:name w:val="封面标准名称2"/>
    <w:basedOn w:val="afffffff5"/>
    <w:qFormat/>
    <w:pPr>
      <w:framePr w:w="9639" w:wrap="around" w:vAnchor="page" w:hAnchor="page" w:y="4469"/>
      <w:spacing w:beforeLines="630"/>
    </w:pPr>
  </w:style>
  <w:style w:type="paragraph" w:customStyle="1" w:styleId="afffffff5">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1">
    <w:name w:val="附录三级无"/>
    <w:basedOn w:val="afb"/>
    <w:qFormat/>
    <w:pPr>
      <w:numPr>
        <w:numId w:val="6"/>
      </w:numPr>
      <w:tabs>
        <w:tab w:val="left" w:pos="360"/>
      </w:tabs>
    </w:pPr>
    <w:rPr>
      <w:rFonts w:ascii="宋体" w:eastAsia="宋体"/>
      <w:szCs w:val="21"/>
    </w:rPr>
  </w:style>
  <w:style w:type="paragraph" w:customStyle="1" w:styleId="a3">
    <w:name w:val="三级无"/>
    <w:basedOn w:val="aff1"/>
    <w:link w:val="Char8"/>
    <w:qFormat/>
    <w:pPr>
      <w:numPr>
        <w:ilvl w:val="3"/>
        <w:numId w:val="9"/>
      </w:numPr>
      <w:spacing w:beforeLines="0" w:afterLines="0"/>
    </w:pPr>
    <w:rPr>
      <w:rFonts w:ascii="宋体"/>
      <w:szCs w:val="21"/>
    </w:rPr>
  </w:style>
  <w:style w:type="paragraph" w:customStyle="1" w:styleId="ac">
    <w:name w:val="注×："/>
    <w:qFormat/>
    <w:pPr>
      <w:widowControl w:val="0"/>
      <w:numPr>
        <w:numId w:val="14"/>
      </w:numPr>
      <w:tabs>
        <w:tab w:val="clear" w:pos="900"/>
        <w:tab w:val="left" w:pos="630"/>
      </w:tabs>
      <w:autoSpaceDE w:val="0"/>
      <w:autoSpaceDN w:val="0"/>
      <w:jc w:val="both"/>
    </w:pPr>
    <w:rPr>
      <w:rFonts w:ascii="宋体"/>
      <w:sz w:val="18"/>
    </w:rPr>
  </w:style>
  <w:style w:type="paragraph" w:customStyle="1" w:styleId="afffffff6">
    <w:name w:val="列项说明"/>
    <w:basedOn w:val="aff8"/>
    <w:qFormat/>
    <w:pPr>
      <w:adjustRightInd w:val="0"/>
      <w:spacing w:line="320" w:lineRule="exact"/>
      <w:ind w:leftChars="200" w:left="400" w:hangingChars="200" w:hanging="200"/>
      <w:jc w:val="left"/>
      <w:textAlignment w:val="baseline"/>
    </w:pPr>
    <w:rPr>
      <w:rFonts w:ascii="宋体"/>
      <w:kern w:val="0"/>
      <w:szCs w:val="20"/>
    </w:rPr>
  </w:style>
  <w:style w:type="paragraph" w:customStyle="1" w:styleId="afffffff7">
    <w:name w:val="附录表标号"/>
    <w:basedOn w:val="aff8"/>
    <w:next w:val="affffd"/>
    <w:qFormat/>
    <w:pPr>
      <w:tabs>
        <w:tab w:val="left" w:pos="0"/>
      </w:tabs>
      <w:spacing w:line="14" w:lineRule="exact"/>
      <w:ind w:left="811" w:hanging="448"/>
      <w:jc w:val="center"/>
      <w:outlineLvl w:val="0"/>
    </w:pPr>
    <w:rPr>
      <w:color w:val="FFFFFF"/>
    </w:rPr>
  </w:style>
  <w:style w:type="paragraph" w:customStyle="1" w:styleId="15">
    <w:name w:val="修订1"/>
    <w:uiPriority w:val="99"/>
    <w:semiHidden/>
    <w:qFormat/>
    <w:rPr>
      <w:kern w:val="2"/>
      <w:sz w:val="21"/>
      <w:szCs w:val="24"/>
    </w:rPr>
  </w:style>
  <w:style w:type="paragraph" w:customStyle="1" w:styleId="aa">
    <w:name w:val="注：（正文）"/>
    <w:basedOn w:val="aff6"/>
    <w:next w:val="affffd"/>
    <w:qFormat/>
    <w:pPr>
      <w:numPr>
        <w:numId w:val="15"/>
      </w:numPr>
    </w:pPr>
    <w:rPr>
      <w:szCs w:val="18"/>
    </w:rPr>
  </w:style>
  <w:style w:type="paragraph" w:customStyle="1" w:styleId="aff6">
    <w:name w:val="注："/>
    <w:next w:val="affffd"/>
    <w:qFormat/>
    <w:pPr>
      <w:widowControl w:val="0"/>
      <w:numPr>
        <w:numId w:val="16"/>
      </w:numPr>
      <w:tabs>
        <w:tab w:val="clear" w:pos="1140"/>
      </w:tabs>
      <w:autoSpaceDE w:val="0"/>
      <w:autoSpaceDN w:val="0"/>
      <w:jc w:val="both"/>
    </w:pPr>
    <w:rPr>
      <w:rFonts w:ascii="宋体"/>
      <w:sz w:val="18"/>
    </w:rPr>
  </w:style>
  <w:style w:type="paragraph" w:customStyle="1" w:styleId="afffffff8">
    <w:name w:val="标准书脚_奇数页"/>
    <w:qFormat/>
    <w:pPr>
      <w:spacing w:before="120"/>
      <w:jc w:val="right"/>
    </w:pPr>
    <w:rPr>
      <w:sz w:val="18"/>
    </w:rPr>
  </w:style>
  <w:style w:type="paragraph" w:customStyle="1" w:styleId="afffffff9">
    <w:name w:val="其他标准称谓"/>
    <w:qFormat/>
    <w:pPr>
      <w:spacing w:line="0" w:lineRule="atLeast"/>
      <w:jc w:val="distribute"/>
    </w:pPr>
    <w:rPr>
      <w:rFonts w:ascii="黑体" w:eastAsia="黑体" w:hAnsi="宋体"/>
      <w:sz w:val="52"/>
    </w:rPr>
  </w:style>
  <w:style w:type="paragraph" w:customStyle="1" w:styleId="afffffffa">
    <w:name w:val="图表脚注"/>
    <w:next w:val="affffd"/>
    <w:qFormat/>
    <w:pPr>
      <w:ind w:leftChars="200" w:left="300" w:hangingChars="100" w:hanging="100"/>
      <w:jc w:val="both"/>
    </w:pPr>
    <w:rPr>
      <w:rFonts w:ascii="宋体"/>
      <w:sz w:val="18"/>
    </w:rPr>
  </w:style>
  <w:style w:type="paragraph" w:customStyle="1" w:styleId="Style3">
    <w:name w:val="_Style 3"/>
    <w:basedOn w:val="aff8"/>
    <w:uiPriority w:val="34"/>
    <w:qFormat/>
    <w:pPr>
      <w:ind w:firstLineChars="200" w:firstLine="420"/>
    </w:pPr>
  </w:style>
  <w:style w:type="paragraph" w:customStyle="1" w:styleId="TOC10">
    <w:name w:val="TOC 标题1"/>
    <w:basedOn w:val="1"/>
    <w:next w:val="aff8"/>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af7">
    <w:name w:val="附录标识"/>
    <w:basedOn w:val="afffffc"/>
    <w:qFormat/>
    <w:pPr>
      <w:numPr>
        <w:numId w:val="5"/>
      </w:numPr>
      <w:tabs>
        <w:tab w:val="left" w:pos="6405"/>
      </w:tabs>
      <w:spacing w:after="200"/>
    </w:pPr>
    <w:rPr>
      <w:sz w:val="21"/>
    </w:rPr>
  </w:style>
  <w:style w:type="paragraph" w:customStyle="1" w:styleId="af">
    <w:name w:val="附录一级无"/>
    <w:basedOn w:val="af9"/>
    <w:qFormat/>
    <w:pPr>
      <w:numPr>
        <w:numId w:val="6"/>
      </w:numPr>
      <w:tabs>
        <w:tab w:val="left" w:pos="360"/>
      </w:tabs>
    </w:pPr>
    <w:rPr>
      <w:rFonts w:ascii="宋体" w:eastAsia="宋体"/>
      <w:szCs w:val="21"/>
    </w:rPr>
  </w:style>
  <w:style w:type="paragraph" w:customStyle="1" w:styleId="afffffffb">
    <w:name w:val="参考文献"/>
    <w:basedOn w:val="aff8"/>
    <w:next w:val="affffd"/>
    <w:qFormat/>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fffc">
    <w:name w:val="附录图标题"/>
    <w:next w:val="affffd"/>
    <w:qFormat/>
    <w:pPr>
      <w:tabs>
        <w:tab w:val="left" w:pos="360"/>
      </w:tabs>
      <w:jc w:val="center"/>
    </w:pPr>
    <w:rPr>
      <w:rFonts w:ascii="黑体" w:eastAsia="黑体"/>
      <w:sz w:val="21"/>
    </w:rPr>
  </w:style>
  <w:style w:type="paragraph" w:customStyle="1" w:styleId="af5">
    <w:name w:val="列项●（二级）"/>
    <w:qFormat/>
    <w:pPr>
      <w:numPr>
        <w:numId w:val="17"/>
      </w:numPr>
      <w:tabs>
        <w:tab w:val="clear" w:pos="760"/>
        <w:tab w:val="left" w:pos="840"/>
      </w:tabs>
      <w:ind w:leftChars="400" w:left="600" w:hangingChars="200" w:hanging="200"/>
      <w:jc w:val="both"/>
    </w:pPr>
    <w:rPr>
      <w:rFonts w:ascii="宋体"/>
      <w:sz w:val="21"/>
    </w:rPr>
  </w:style>
  <w:style w:type="paragraph" w:customStyle="1" w:styleId="afffffffd">
    <w:name w:val="其他标准标志"/>
    <w:basedOn w:val="affffffa"/>
    <w:qFormat/>
    <w:pPr>
      <w:framePr w:w="6101" w:h="1389" w:hRule="exact" w:hSpace="181" w:vSpace="181" w:wrap="around" w:vAnchor="page" w:hAnchor="page" w:x="4673" w:y="942"/>
    </w:pPr>
    <w:rPr>
      <w:szCs w:val="96"/>
    </w:rPr>
  </w:style>
  <w:style w:type="paragraph" w:customStyle="1" w:styleId="afffffffe">
    <w:name w:val="条文脚注"/>
    <w:basedOn w:val="affff0"/>
    <w:qFormat/>
    <w:pPr>
      <w:ind w:leftChars="200" w:left="780" w:hangingChars="200" w:hanging="360"/>
      <w:jc w:val="both"/>
    </w:pPr>
    <w:rPr>
      <w:rFonts w:ascii="宋体"/>
    </w:rPr>
  </w:style>
  <w:style w:type="paragraph" w:customStyle="1" w:styleId="affffffff">
    <w:name w:val="正文公式编号制表符"/>
    <w:basedOn w:val="affffd"/>
    <w:next w:val="affffd"/>
    <w:qFormat/>
    <w:pPr>
      <w:tabs>
        <w:tab w:val="center" w:pos="4201"/>
        <w:tab w:val="right" w:leader="dot" w:pos="9298"/>
      </w:tabs>
      <w:ind w:firstLineChars="0" w:firstLine="0"/>
    </w:pPr>
  </w:style>
  <w:style w:type="character" w:customStyle="1" w:styleId="afff3">
    <w:name w:val="正文文本 字符"/>
    <w:basedOn w:val="aff9"/>
    <w:link w:val="afff2"/>
    <w:uiPriority w:val="99"/>
    <w:semiHidden/>
    <w:qFormat/>
    <w:rPr>
      <w:kern w:val="2"/>
      <w:sz w:val="21"/>
      <w:szCs w:val="24"/>
    </w:rPr>
  </w:style>
  <w:style w:type="paragraph" w:customStyle="1" w:styleId="FigureTitle">
    <w:name w:val="Figure Title"/>
    <w:basedOn w:val="affffffff0"/>
    <w:link w:val="FigureTitleChar"/>
    <w:qFormat/>
    <w:pPr>
      <w:widowControl/>
      <w:numPr>
        <w:numId w:val="18"/>
      </w:numPr>
      <w:spacing w:after="200"/>
      <w:ind w:firstLineChars="0" w:firstLine="0"/>
      <w:jc w:val="center"/>
    </w:pPr>
    <w:rPr>
      <w:rFonts w:ascii="Arial" w:eastAsiaTheme="minorEastAsia" w:hAnsi="Arial" w:cstheme="minorBidi"/>
      <w:b/>
      <w:bCs/>
      <w:kern w:val="0"/>
      <w:sz w:val="20"/>
      <w:szCs w:val="20"/>
      <w:lang w:val="en-GB" w:eastAsia="en-US"/>
    </w:rPr>
  </w:style>
  <w:style w:type="paragraph" w:styleId="affffffff0">
    <w:name w:val="List Paragraph"/>
    <w:basedOn w:val="aff8"/>
    <w:uiPriority w:val="34"/>
    <w:qFormat/>
    <w:pPr>
      <w:ind w:firstLineChars="200" w:firstLine="420"/>
    </w:pPr>
  </w:style>
  <w:style w:type="character" w:customStyle="1" w:styleId="FigureTitleChar">
    <w:name w:val="Figure Title Char"/>
    <w:basedOn w:val="aff9"/>
    <w:link w:val="FigureTitle"/>
    <w:qFormat/>
    <w:rPr>
      <w:rFonts w:ascii="Arial" w:eastAsiaTheme="minorEastAsia" w:hAnsi="Arial" w:cstheme="minorBidi"/>
      <w:b/>
      <w:bCs/>
      <w:lang w:val="en-GB" w:eastAsia="en-US"/>
    </w:rPr>
  </w:style>
  <w:style w:type="paragraph" w:customStyle="1" w:styleId="28">
    <w:name w:val="修订2"/>
    <w:hidden/>
    <w:uiPriority w:val="99"/>
    <w:unhideWhenUsed/>
    <w:qFormat/>
    <w:rPr>
      <w:kern w:val="2"/>
      <w:sz w:val="21"/>
      <w:szCs w:val="24"/>
    </w:rPr>
  </w:style>
  <w:style w:type="character" w:customStyle="1" w:styleId="afffd">
    <w:name w:val="页脚 字符"/>
    <w:basedOn w:val="aff9"/>
    <w:link w:val="afffc"/>
    <w:uiPriority w:val="99"/>
    <w:qFormat/>
    <w:rPr>
      <w:kern w:val="2"/>
      <w:sz w:val="18"/>
      <w:szCs w:val="18"/>
    </w:rPr>
  </w:style>
  <w:style w:type="paragraph" w:customStyle="1" w:styleId="a8">
    <w:name w:val="标准文件_字母编号列项（一级）"/>
    <w:qFormat/>
    <w:pPr>
      <w:numPr>
        <w:numId w:val="19"/>
      </w:numPr>
      <w:jc w:val="both"/>
    </w:pPr>
    <w:rPr>
      <w:rFonts w:ascii="宋体"/>
      <w:sz w:val="21"/>
    </w:rPr>
  </w:style>
  <w:style w:type="paragraph" w:customStyle="1" w:styleId="affffffff1">
    <w:name w:val="标准文件_段"/>
    <w:qFormat/>
    <w:pPr>
      <w:autoSpaceDE w:val="0"/>
      <w:autoSpaceDN w:val="0"/>
      <w:ind w:firstLineChars="200" w:firstLine="200"/>
      <w:jc w:val="both"/>
    </w:pPr>
    <w:rPr>
      <w:rFonts w:ascii="宋体"/>
      <w:sz w:val="21"/>
    </w:rPr>
  </w:style>
  <w:style w:type="paragraph" w:customStyle="1" w:styleId="a9">
    <w:name w:val="标准文件_数字编号列项（二级）"/>
    <w:qFormat/>
    <w:pPr>
      <w:numPr>
        <w:ilvl w:val="1"/>
        <w:numId w:val="19"/>
      </w:numPr>
      <w:tabs>
        <w:tab w:val="left" w:pos="851"/>
      </w:tabs>
      <w:jc w:val="both"/>
    </w:pPr>
    <w:rPr>
      <w:rFonts w:ascii="宋体"/>
      <w:sz w:val="21"/>
    </w:rPr>
  </w:style>
  <w:style w:type="character" w:customStyle="1" w:styleId="Char8">
    <w:name w:val="三级无 Char"/>
    <w:link w:val="a3"/>
    <w:qFormat/>
    <w:rPr>
      <w:rFonts w:ascii="宋体"/>
      <w:sz w:val="21"/>
      <w:szCs w:val="21"/>
    </w:rPr>
  </w:style>
  <w:style w:type="paragraph" w:customStyle="1" w:styleId="32">
    <w:name w:val="修订3"/>
    <w:hidden/>
    <w:uiPriority w:val="99"/>
    <w:unhideWhenUsed/>
    <w:qFormat/>
    <w:rPr>
      <w:kern w:val="2"/>
      <w:sz w:val="21"/>
      <w:szCs w:val="24"/>
    </w:rPr>
  </w:style>
  <w:style w:type="paragraph" w:customStyle="1" w:styleId="TableText">
    <w:name w:val="Table Text"/>
    <w:basedOn w:val="aff8"/>
    <w:semiHidden/>
    <w:qFormat/>
    <w:rPr>
      <w:rFonts w:ascii="黑体" w:eastAsia="黑体" w:hAnsi="黑体" w:cs="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4.xml"/><Relationship Id="rId23" Type="http://schemas.microsoft.com/office/2011/relationships/commentsExtended" Target="commentsExtended.xml"/><Relationship Id="rId28"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image" Target="media/image2.png"/><Relationship Id="rId30"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d920a8de-e337-4a3a-a36d-e07feee27ad9</errorID>
      <errorWord>前    言</errorWord>
      <group>L1_Grammar</group>
      <groupName>语法问题</groupName>
      <ability>L2_Grammar</ability>
      <abilityName>语法错误</abilityName>
      <candidateList>
        <item>前言</item>
      </candidateList>
      <explain/>
      <paraID>512A81B8</paraID>
      <start>0</start>
      <end>6</end>
      <status>unmodified</status>
      <modifiedWord/>
      <trackRevisions>false</trackRevisions>
    </reviewItem>
    <reviewItem>
      <errorID>2de16896-fdf1-45a1-8ef1-af03c2d16785</errorID>
      <errorWord>以及</errorWord>
      <group>L1_Grammar</group>
      <groupName>语法问题</groupName>
      <ability>L2_Grammar</ability>
      <abilityName>语法错误</abilityName>
      <candidateList>
        <item>术语和定义，以及</item>
      </candidateList>
      <explain/>
      <paraID>2B832293</paraID>
      <start>42</start>
      <end>44</end>
      <status>unmodified</status>
      <modifiedWord/>
      <trackRevisions>false</trackRevisions>
    </reviewItem>
    <reviewItem>
      <errorID>312cb619-47f9-4076-9100-655197e90c9a</errorID>
      <errorWord>、</errorWord>
      <group>L1_Punc</group>
      <groupName>标点问题</groupName>
      <ability>L2_Punc_CN</ability>
      <abilityName>标点符号检查</abilityName>
      <candidateList>
        <item>.</item>
      </candidateList>
      <explain/>
      <paraID>2870AA1B</paraID>
      <start>3</start>
      <end>4</end>
      <status>unmodified</status>
      <modifiedWord/>
      <trackRevisions>false</trackRevisions>
    </reviewItem>
    <reviewItem>
      <errorID>1168bbc9-f73c-48f6-b910-0604647fc9e5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354FC7B6</paraID>
      <start>0</start>
      <end>2</end>
      <status>unmodified</status>
      <modifiedWord/>
      <trackRevisions>false</trackRevisions>
    </reviewItem>
    <reviewItem>
      <errorID>dae042bd-3f25-4df2-a8cf-233429e60112</errorID>
      <errorWord>阀</errorWord>
      <group>L1_Word</group>
      <groupName>字词问题</groupName>
      <ability>L2_Typo</ability>
      <abilityName>字词错误</abilityName>
      <candidateList>
        <item> 阀</item>
      </candidateList>
      <explain/>
      <paraID>46299210</paraID>
      <start>0</start>
      <end>1</end>
      <status>unmodified</status>
      <modifiedWord/>
      <trackRevisions>false</trackRevisions>
    </reviewItem>
    <reviewItem>
      <errorID>41e282e8-353e-4c94-9f3d-38e54e27b8c8</errorID>
      <errorWord>阀座</errorWord>
      <group>L1_Word</group>
      <groupName>字词问题</groupName>
      <ability>L2_Typo</ability>
      <abilityName>字词错误</abilityName>
      <candidateList>
        <item> 阀座</item>
      </candidateList>
      <explain/>
      <paraID>4D528D79</paraID>
      <start>0</start>
      <end>2</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75A214-9298-4294-8BCA-E13B05AA1F24}">
  <ds:schemaRefs>
    <ds:schemaRef ds:uri="http://schemas.wps.cn/vas-ai-hub/contract-review"/>
  </ds:schemaRefs>
</ds:datastoreItem>
</file>

<file path=customXml/itemProps3.xml><?xml version="1.0" encoding="utf-8"?>
<ds:datastoreItem xmlns:ds="http://schemas.openxmlformats.org/officeDocument/2006/customXml" ds:itemID="{33668EB8-F885-4087-B3CD-79E53716C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tds2.dot</Template>
  <TotalTime>50</TotalTime>
  <Pages>1</Pages>
  <Words>4000</Words>
  <Characters>4360</Characters>
  <Application>Microsoft Office Word</Application>
  <DocSecurity>0</DocSecurity>
  <Lines>256</Lines>
  <Paragraphs>288</Paragraphs>
  <ScaleCrop>false</ScaleCrop>
  <Company>Lenovo</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天然泉水</dc:title>
  <dc:creator>殷凯斯</dc:creator>
  <cp:lastModifiedBy>leyan wu</cp:lastModifiedBy>
  <cp:revision>4</cp:revision>
  <cp:lastPrinted>2026-05-12T08:24:00Z</cp:lastPrinted>
  <dcterms:created xsi:type="dcterms:W3CDTF">2026-02-12T03:15:00Z</dcterms:created>
  <dcterms:modified xsi:type="dcterms:W3CDTF">2026-06-29T04:36:00Z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y fmtid="{D5CDD505-2E9C-101B-9397-08002B2CF9AE}" pid="3" name="_DocHome">
    <vt:r8>2057151689</vt:r8>
  </property>
  <property fmtid="{D5CDD505-2E9C-101B-9397-08002B2CF9AE}" pid="4" name="KSOProductBuildVer">
    <vt:lpwstr>2052-12.1.0.26375</vt:lpwstr>
  </property>
  <property fmtid="{D5CDD505-2E9C-101B-9397-08002B2CF9AE}" pid="5" name="ICV">
    <vt:lpwstr>6A0487AB8E48463D88761F90A67AC31C_13</vt:lpwstr>
  </property>
  <property fmtid="{D5CDD505-2E9C-101B-9397-08002B2CF9AE}" pid="6" name="GrammarlyDocumentId">
    <vt:lpwstr>ad3afce1cff8025a325875f0220b53cee49601a7cc6ee1d0f429a18db0929207</vt:lpwstr>
  </property>
  <property fmtid="{D5CDD505-2E9C-101B-9397-08002B2CF9AE}" pid="7" name="KSOTemplateDocerSaveRecord">
    <vt:lpwstr>eyJoZGlkIjoiZGM3NDI4NWRhN2VlOGQ0MzYzYTZhOThlNjY4ODgyNDEiLCJ1c2VySWQiOiI2NzkxMDY3ODYifQ==</vt:lpwstr>
  </property>
</Properties>
</file>